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66C46" w14:textId="77777777" w:rsidR="00031D50" w:rsidRDefault="00504E0B" w:rsidP="00A33C2A">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Efficient</w:t>
      </w:r>
      <w:r w:rsidR="00C64532" w:rsidRPr="00995F62">
        <w:rPr>
          <w:rFonts w:ascii="Times New Roman" w:eastAsia="Times New Roman" w:hAnsi="Times New Roman" w:cs="Times New Roman"/>
          <w:b/>
          <w:sz w:val="24"/>
          <w:szCs w:val="24"/>
        </w:rPr>
        <w:t xml:space="preserve"> </w:t>
      </w:r>
      <w:r w:rsidR="00031D50">
        <w:rPr>
          <w:rFonts w:ascii="Times New Roman" w:eastAsia="Times New Roman" w:hAnsi="Times New Roman" w:cs="Times New Roman"/>
          <w:b/>
          <w:sz w:val="24"/>
          <w:szCs w:val="24"/>
        </w:rPr>
        <w:t xml:space="preserve">and affordable </w:t>
      </w:r>
      <w:r w:rsidR="00947E6B" w:rsidRPr="00995F62">
        <w:rPr>
          <w:rFonts w:ascii="Times New Roman" w:eastAsia="Times New Roman" w:hAnsi="Times New Roman" w:cs="Times New Roman"/>
          <w:b/>
          <w:sz w:val="24"/>
          <w:szCs w:val="24"/>
        </w:rPr>
        <w:t xml:space="preserve">thermoelectric measurement </w:t>
      </w:r>
      <w:r w:rsidR="00C64532" w:rsidRPr="00995F62">
        <w:rPr>
          <w:rFonts w:ascii="Times New Roman" w:eastAsia="Times New Roman" w:hAnsi="Times New Roman" w:cs="Times New Roman"/>
          <w:b/>
          <w:sz w:val="24"/>
          <w:szCs w:val="24"/>
        </w:rPr>
        <w:t>s</w:t>
      </w:r>
      <w:r w:rsidR="006819CB" w:rsidRPr="00995F62">
        <w:rPr>
          <w:rFonts w:ascii="Times New Roman" w:eastAsia="Times New Roman" w:hAnsi="Times New Roman" w:cs="Times New Roman"/>
          <w:b/>
          <w:sz w:val="24"/>
          <w:szCs w:val="24"/>
        </w:rPr>
        <w:t>etup</w:t>
      </w:r>
      <w:r w:rsidR="00031D50">
        <w:rPr>
          <w:rFonts w:ascii="Times New Roman" w:eastAsia="Times New Roman" w:hAnsi="Times New Roman" w:cs="Times New Roman"/>
          <w:b/>
          <w:sz w:val="24"/>
          <w:szCs w:val="24"/>
        </w:rPr>
        <w:t xml:space="preserve"> </w:t>
      </w:r>
      <w:r w:rsidR="00947E6B" w:rsidRPr="00995F62">
        <w:rPr>
          <w:rFonts w:ascii="Times New Roman" w:eastAsia="Times New Roman" w:hAnsi="Times New Roman" w:cs="Times New Roman"/>
          <w:b/>
          <w:sz w:val="24"/>
          <w:szCs w:val="24"/>
        </w:rPr>
        <w:t>using</w:t>
      </w:r>
      <w:r w:rsidR="00A33C2A">
        <w:rPr>
          <w:rFonts w:ascii="Times New Roman" w:eastAsia="Times New Roman" w:hAnsi="Times New Roman" w:cs="Times New Roman"/>
          <w:b/>
          <w:sz w:val="24"/>
          <w:szCs w:val="24"/>
        </w:rPr>
        <w:t xml:space="preserve"> </w:t>
      </w:r>
    </w:p>
    <w:p w14:paraId="56EA8641" w14:textId="4A5E8DE5" w:rsidR="00947E6B" w:rsidRDefault="00947E6B" w:rsidP="00A33C2A">
      <w:pPr>
        <w:spacing w:line="480" w:lineRule="auto"/>
        <w:jc w:val="center"/>
        <w:rPr>
          <w:rFonts w:ascii="Times New Roman" w:eastAsia="Times New Roman" w:hAnsi="Times New Roman" w:cs="Times New Roman"/>
          <w:b/>
          <w:sz w:val="24"/>
          <w:szCs w:val="24"/>
        </w:rPr>
      </w:pPr>
      <w:r w:rsidRPr="00D60651">
        <w:rPr>
          <w:rFonts w:ascii="Times New Roman" w:eastAsia="Times New Roman" w:hAnsi="Times New Roman" w:cs="Times New Roman"/>
          <w:b/>
          <w:sz w:val="24"/>
          <w:szCs w:val="24"/>
        </w:rPr>
        <w:t>Arduino and LabVIEW</w:t>
      </w:r>
      <w:r w:rsidR="00C64532" w:rsidRPr="00D60651">
        <w:rPr>
          <w:rFonts w:ascii="Times New Roman" w:eastAsia="Times New Roman" w:hAnsi="Times New Roman" w:cs="Times New Roman"/>
          <w:b/>
          <w:sz w:val="24"/>
          <w:szCs w:val="24"/>
        </w:rPr>
        <w:t xml:space="preserve"> </w:t>
      </w:r>
      <w:r w:rsidR="00791683" w:rsidRPr="00D60651">
        <w:rPr>
          <w:rFonts w:ascii="Times New Roman" w:eastAsia="Times New Roman" w:hAnsi="Times New Roman" w:cs="Times New Roman"/>
          <w:b/>
          <w:sz w:val="24"/>
          <w:szCs w:val="24"/>
        </w:rPr>
        <w:t>for education and research</w:t>
      </w:r>
    </w:p>
    <w:p w14:paraId="7E5EBDE1" w14:textId="67921765" w:rsidR="00D60651" w:rsidRPr="00D60651" w:rsidRDefault="008C54F0" w:rsidP="00A33C2A">
      <w:pPr>
        <w:spacing w:line="480" w:lineRule="auto"/>
        <w:jc w:val="center"/>
        <w:rPr>
          <w:rFonts w:ascii="Times New Roman" w:hAnsi="Times New Roman" w:cs="Times New Roman"/>
          <w:sz w:val="24"/>
          <w:szCs w:val="24"/>
        </w:rPr>
      </w:pPr>
      <w:bookmarkStart w:id="0" w:name="_Hlk114584770"/>
      <w:r>
        <w:rPr>
          <w:rFonts w:ascii="Times New Roman" w:eastAsia="Times New Roman" w:hAnsi="Times New Roman" w:cs="Times New Roman"/>
          <w:sz w:val="24"/>
          <w:szCs w:val="24"/>
        </w:rPr>
        <w:t>Alex J. Oh</w:t>
      </w:r>
      <w:r w:rsidR="00D60651" w:rsidRPr="00D60651">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vertAlign w:val="superscript"/>
        </w:rPr>
        <w:t>,</w:t>
      </w:r>
      <w:r w:rsidR="00DE46AF">
        <w:rPr>
          <w:rFonts w:ascii="Times New Roman" w:eastAsia="Times New Roman" w:hAnsi="Times New Roman" w:cs="Times New Roman"/>
          <w:sz w:val="24"/>
          <w:szCs w:val="24"/>
          <w:vertAlign w:val="superscript"/>
        </w:rPr>
        <w:t>2</w:t>
      </w:r>
      <w:r w:rsidR="00D60651" w:rsidRPr="00D60651">
        <w:rPr>
          <w:rFonts w:ascii="Times New Roman" w:eastAsia="Times New Roman" w:hAnsi="Times New Roman" w:cs="Times New Roman"/>
          <w:sz w:val="24"/>
          <w:szCs w:val="24"/>
        </w:rPr>
        <w:t xml:space="preserve">, </w:t>
      </w:r>
      <w:r w:rsidR="00DE5EF3">
        <w:rPr>
          <w:rFonts w:ascii="Times New Roman" w:eastAsia="Times New Roman" w:hAnsi="Times New Roman" w:cs="Times New Roman"/>
          <w:sz w:val="24"/>
          <w:szCs w:val="24"/>
        </w:rPr>
        <w:t>Colby Stoddard</w:t>
      </w:r>
      <w:r w:rsidR="00924F66">
        <w:rPr>
          <w:rFonts w:ascii="Times New Roman" w:eastAsia="Times New Roman" w:hAnsi="Times New Roman" w:cs="Times New Roman"/>
          <w:sz w:val="24"/>
          <w:szCs w:val="24"/>
          <w:vertAlign w:val="superscript"/>
        </w:rPr>
        <w:t>1</w:t>
      </w:r>
      <w:r w:rsidR="007D135F">
        <w:rPr>
          <w:rFonts w:ascii="Times New Roman" w:eastAsia="Times New Roman" w:hAnsi="Times New Roman" w:cs="Times New Roman"/>
          <w:sz w:val="24"/>
          <w:szCs w:val="24"/>
          <w:vertAlign w:val="superscript"/>
        </w:rPr>
        <w:t>,3</w:t>
      </w:r>
      <w:r w:rsidR="00DE5EF3">
        <w:rPr>
          <w:rFonts w:ascii="Times New Roman" w:eastAsia="Times New Roman" w:hAnsi="Times New Roman" w:cs="Times New Roman"/>
          <w:sz w:val="24"/>
          <w:szCs w:val="24"/>
        </w:rPr>
        <w:t xml:space="preserve">, </w:t>
      </w:r>
      <w:r w:rsidR="00AA6392">
        <w:rPr>
          <w:rFonts w:ascii="Times New Roman" w:eastAsia="Times New Roman" w:hAnsi="Times New Roman" w:cs="Times New Roman"/>
          <w:sz w:val="24"/>
          <w:szCs w:val="24"/>
        </w:rPr>
        <w:t xml:space="preserve">Craig </w:t>
      </w:r>
      <w:r>
        <w:rPr>
          <w:rFonts w:ascii="Times New Roman" w:eastAsia="Times New Roman" w:hAnsi="Times New Roman" w:cs="Times New Roman"/>
          <w:sz w:val="24"/>
          <w:szCs w:val="24"/>
        </w:rPr>
        <w:t>Q</w:t>
      </w:r>
      <w:r w:rsidR="0059411E">
        <w:rPr>
          <w:rFonts w:ascii="Times New Roman" w:eastAsia="Times New Roman" w:hAnsi="Times New Roman" w:cs="Times New Roman"/>
          <w:sz w:val="24"/>
          <w:szCs w:val="24"/>
        </w:rPr>
        <w:t>uee</w:t>
      </w:r>
      <w:r>
        <w:rPr>
          <w:rFonts w:ascii="Times New Roman" w:eastAsia="Times New Roman" w:hAnsi="Times New Roman" w:cs="Times New Roman"/>
          <w:sz w:val="24"/>
          <w:szCs w:val="24"/>
        </w:rPr>
        <w:t>nan</w:t>
      </w:r>
      <w:r w:rsidR="00DE46AF">
        <w:rPr>
          <w:rFonts w:ascii="Times New Roman" w:eastAsia="Times New Roman" w:hAnsi="Times New Roman" w:cs="Times New Roman"/>
          <w:sz w:val="24"/>
          <w:szCs w:val="24"/>
          <w:vertAlign w:val="superscript"/>
        </w:rPr>
        <w:t>2</w:t>
      </w:r>
      <w:r w:rsidR="00D60651" w:rsidRPr="00D60651">
        <w:rPr>
          <w:rFonts w:ascii="Times New Roman" w:eastAsia="Times New Roman" w:hAnsi="Times New Roman" w:cs="Times New Roman"/>
          <w:sz w:val="24"/>
          <w:szCs w:val="24"/>
        </w:rPr>
        <w:t xml:space="preserve">, </w:t>
      </w:r>
      <w:bookmarkStart w:id="1" w:name="_Hlk114584838"/>
      <w:bookmarkEnd w:id="0"/>
      <w:r w:rsidR="00D60651" w:rsidRPr="00D60651">
        <w:rPr>
          <w:rFonts w:ascii="Times New Roman" w:eastAsia="Times New Roman" w:hAnsi="Times New Roman" w:cs="Times New Roman"/>
          <w:sz w:val="24"/>
          <w:szCs w:val="24"/>
        </w:rPr>
        <w:t>and Seongshik Oh</w:t>
      </w:r>
      <w:r w:rsidR="00D60651" w:rsidRPr="00D60651">
        <w:rPr>
          <w:rFonts w:ascii="Times New Roman" w:eastAsia="Times New Roman" w:hAnsi="Times New Roman" w:cs="Times New Roman"/>
          <w:sz w:val="24"/>
          <w:szCs w:val="24"/>
          <w:vertAlign w:val="superscript"/>
        </w:rPr>
        <w:t>1,</w:t>
      </w:r>
      <w:bookmarkEnd w:id="1"/>
      <w:r w:rsidR="00DE46AF">
        <w:rPr>
          <w:rFonts w:ascii="Times New Roman" w:eastAsia="Times New Roman" w:hAnsi="Times New Roman" w:cs="Times New Roman"/>
          <w:sz w:val="24"/>
          <w:szCs w:val="24"/>
          <w:vertAlign w:val="superscript"/>
        </w:rPr>
        <w:t>3</w:t>
      </w:r>
    </w:p>
    <w:p w14:paraId="0346AA9A" w14:textId="7EE3CF3D" w:rsidR="00924F66" w:rsidRPr="00A33C2A" w:rsidRDefault="00924F66" w:rsidP="00924F66">
      <w:pPr>
        <w:autoSpaceDE w:val="0"/>
        <w:autoSpaceDN w:val="0"/>
        <w:adjustRightInd w:val="0"/>
        <w:spacing w:line="480" w:lineRule="auto"/>
        <w:jc w:val="both"/>
        <w:rPr>
          <w:rFonts w:ascii="Times New Roman" w:hAnsi="Times New Roman" w:cs="Times New Roman"/>
          <w:sz w:val="24"/>
          <w:szCs w:val="24"/>
        </w:rPr>
      </w:pPr>
      <w:r>
        <w:rPr>
          <w:rFonts w:ascii="Times New Roman" w:eastAsia="Times New Roman" w:hAnsi="Times New Roman" w:cs="Times New Roman"/>
          <w:sz w:val="24"/>
          <w:szCs w:val="24"/>
          <w:vertAlign w:val="superscript"/>
        </w:rPr>
        <w:t>1</w:t>
      </w:r>
      <w:r w:rsidRPr="00A33C2A">
        <w:rPr>
          <w:rFonts w:ascii="Times New Roman" w:hAnsi="Times New Roman" w:cs="Times New Roman"/>
          <w:sz w:val="24"/>
          <w:szCs w:val="24"/>
        </w:rPr>
        <w:t>Department of Physics and Astronomy, Rutgers, The State University of New Jersey, Piscataway, NJ 08854, USA</w:t>
      </w:r>
    </w:p>
    <w:p w14:paraId="6FA03FB8" w14:textId="77777777" w:rsidR="00924F66" w:rsidRPr="00AA6392" w:rsidRDefault="00924F66" w:rsidP="00924F66">
      <w:pPr>
        <w:autoSpaceDE w:val="0"/>
        <w:autoSpaceDN w:val="0"/>
        <w:adjustRightInd w:val="0"/>
        <w:spacing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vertAlign w:val="superscript"/>
        </w:rPr>
        <w:t>2</w:t>
      </w:r>
      <w:r w:rsidRPr="00AA6392">
        <w:rPr>
          <w:rFonts w:ascii="Times New Roman" w:eastAsia="Times New Roman" w:hAnsi="Times New Roman" w:cs="Times New Roman"/>
          <w:sz w:val="24"/>
          <w:szCs w:val="24"/>
          <w:lang w:val="en-US"/>
        </w:rPr>
        <w:t>High Technology High School, Lincroft, NJ 07738</w:t>
      </w:r>
      <w:r>
        <w:rPr>
          <w:rFonts w:ascii="Times New Roman" w:eastAsia="Times New Roman" w:hAnsi="Times New Roman" w:cs="Times New Roman"/>
          <w:sz w:val="24"/>
          <w:szCs w:val="24"/>
          <w:lang w:val="en-US"/>
        </w:rPr>
        <w:t>, USA</w:t>
      </w:r>
    </w:p>
    <w:p w14:paraId="7F5C0B41" w14:textId="261AD3A5" w:rsidR="00DE46AF" w:rsidRDefault="00924F66" w:rsidP="00DE46AF">
      <w:pPr>
        <w:autoSpaceDE w:val="0"/>
        <w:autoSpaceDN w:val="0"/>
        <w:adjustRightInd w:val="0"/>
        <w:spacing w:line="480" w:lineRule="auto"/>
        <w:jc w:val="both"/>
        <w:rPr>
          <w:rFonts w:ascii="Times New Roman" w:hAnsi="Times New Roman" w:cs="Times New Roman"/>
          <w:sz w:val="24"/>
          <w:szCs w:val="24"/>
        </w:rPr>
      </w:pPr>
      <w:r w:rsidRPr="00924F66">
        <w:rPr>
          <w:rFonts w:ascii="Times New Roman" w:hAnsi="Times New Roman" w:cs="Times New Roman"/>
          <w:sz w:val="24"/>
          <w:szCs w:val="24"/>
          <w:vertAlign w:val="superscript"/>
        </w:rPr>
        <w:t>3</w:t>
      </w:r>
      <w:r w:rsidR="00DE46AF" w:rsidRPr="00A33C2A">
        <w:rPr>
          <w:rFonts w:ascii="Times New Roman" w:hAnsi="Times New Roman" w:cs="Times New Roman"/>
          <w:sz w:val="24"/>
          <w:szCs w:val="24"/>
        </w:rPr>
        <w:t>Center for Quantum Materials Synthesis, Rutgers, The State University of New Jersey, Piscataway, NJ 08854, USA</w:t>
      </w:r>
    </w:p>
    <w:p w14:paraId="27659054" w14:textId="77777777" w:rsidR="00D60651" w:rsidRDefault="00D60651" w:rsidP="00995F62">
      <w:pPr>
        <w:spacing w:line="480" w:lineRule="auto"/>
        <w:jc w:val="both"/>
        <w:rPr>
          <w:rFonts w:ascii="Times New Roman" w:eastAsia="Times New Roman" w:hAnsi="Times New Roman" w:cs="Times New Roman"/>
          <w:b/>
          <w:sz w:val="24"/>
          <w:szCs w:val="24"/>
        </w:rPr>
      </w:pPr>
    </w:p>
    <w:p w14:paraId="1198DCB1" w14:textId="79327F0E" w:rsidR="004E28A4" w:rsidRDefault="00E37F21" w:rsidP="00274680">
      <w:pPr>
        <w:spacing w:line="480" w:lineRule="auto"/>
        <w:jc w:val="both"/>
        <w:rPr>
          <w:rFonts w:ascii="Times New Roman" w:eastAsia="Times New Roman" w:hAnsi="Times New Roman" w:cs="Times New Roman"/>
          <w:b/>
          <w:bCs/>
          <w:sz w:val="24"/>
          <w:szCs w:val="24"/>
        </w:rPr>
      </w:pPr>
      <w:r w:rsidRPr="00296A9D">
        <w:rPr>
          <w:rFonts w:ascii="Times New Roman" w:eastAsia="Times New Roman" w:hAnsi="Times New Roman" w:cs="Times New Roman"/>
          <w:b/>
          <w:bCs/>
          <w:sz w:val="24"/>
          <w:szCs w:val="24"/>
        </w:rPr>
        <w:t>Thermoelectric materials can convert thermal energy into electric</w:t>
      </w:r>
      <w:r w:rsidR="009C504F">
        <w:rPr>
          <w:rFonts w:ascii="Times New Roman" w:eastAsia="Times New Roman" w:hAnsi="Times New Roman" w:cs="Times New Roman"/>
          <w:b/>
          <w:bCs/>
          <w:sz w:val="24"/>
          <w:szCs w:val="24"/>
        </w:rPr>
        <w:t>ity</w:t>
      </w:r>
      <w:r w:rsidRPr="00296A9D">
        <w:rPr>
          <w:rFonts w:ascii="Times New Roman" w:eastAsia="Times New Roman" w:hAnsi="Times New Roman" w:cs="Times New Roman"/>
          <w:b/>
          <w:bCs/>
          <w:sz w:val="24"/>
          <w:szCs w:val="24"/>
        </w:rPr>
        <w:t>, making them promising candidates for harvesting waste heat</w:t>
      </w:r>
      <w:r w:rsidR="009C1B1F" w:rsidRPr="00296A9D">
        <w:rPr>
          <w:rFonts w:ascii="Times New Roman" w:eastAsia="Times New Roman" w:hAnsi="Times New Roman" w:cs="Times New Roman"/>
          <w:b/>
          <w:bCs/>
          <w:sz w:val="24"/>
          <w:szCs w:val="24"/>
        </w:rPr>
        <w:t xml:space="preserve">, </w:t>
      </w:r>
      <w:r w:rsidRPr="00296A9D">
        <w:rPr>
          <w:rFonts w:ascii="Times New Roman" w:eastAsia="Times New Roman" w:hAnsi="Times New Roman" w:cs="Times New Roman"/>
          <w:b/>
          <w:bCs/>
          <w:sz w:val="24"/>
          <w:szCs w:val="24"/>
        </w:rPr>
        <w:t xml:space="preserve">an increasingly important challenge in </w:t>
      </w:r>
      <w:r w:rsidR="0009597A" w:rsidRPr="00296A9D">
        <w:rPr>
          <w:rFonts w:ascii="Times New Roman" w:eastAsia="Times New Roman" w:hAnsi="Times New Roman" w:cs="Times New Roman"/>
          <w:b/>
          <w:bCs/>
          <w:sz w:val="24"/>
          <w:szCs w:val="24"/>
        </w:rPr>
        <w:t>the</w:t>
      </w:r>
      <w:r w:rsidRPr="00296A9D">
        <w:rPr>
          <w:rFonts w:ascii="Times New Roman" w:eastAsia="Times New Roman" w:hAnsi="Times New Roman" w:cs="Times New Roman"/>
          <w:b/>
          <w:bCs/>
          <w:sz w:val="24"/>
          <w:szCs w:val="24"/>
        </w:rPr>
        <w:t xml:space="preserve"> energy-intensive modern world. The search for improved thermoelectric materials is therefore an active area of research in materials physics. Despite their fundamental and practical significance, thermoelectric properties—such as the Seebeck coefficient and power factor—are rarely explored in </w:t>
      </w:r>
      <w:r w:rsidR="00AA6392">
        <w:rPr>
          <w:rFonts w:ascii="Times New Roman" w:eastAsia="Times New Roman" w:hAnsi="Times New Roman" w:cs="Times New Roman"/>
          <w:b/>
          <w:bCs/>
          <w:sz w:val="24"/>
          <w:szCs w:val="24"/>
        </w:rPr>
        <w:t>student labs</w:t>
      </w:r>
      <w:r w:rsidRPr="00296A9D">
        <w:rPr>
          <w:rFonts w:ascii="Times New Roman" w:eastAsia="Times New Roman" w:hAnsi="Times New Roman" w:cs="Times New Roman"/>
          <w:b/>
          <w:bCs/>
          <w:sz w:val="24"/>
          <w:szCs w:val="24"/>
        </w:rPr>
        <w:t xml:space="preserve"> due to the complexity</w:t>
      </w:r>
      <w:r w:rsidR="00A16458" w:rsidRPr="00296A9D">
        <w:rPr>
          <w:rFonts w:ascii="Times New Roman" w:eastAsia="Times New Roman" w:hAnsi="Times New Roman" w:cs="Times New Roman"/>
          <w:b/>
          <w:bCs/>
          <w:sz w:val="24"/>
          <w:szCs w:val="24"/>
        </w:rPr>
        <w:t xml:space="preserve"> in measurement schemes</w:t>
      </w:r>
      <w:r w:rsidRPr="00296A9D">
        <w:rPr>
          <w:rFonts w:ascii="Times New Roman" w:eastAsia="Times New Roman" w:hAnsi="Times New Roman" w:cs="Times New Roman"/>
          <w:b/>
          <w:bCs/>
          <w:sz w:val="24"/>
          <w:szCs w:val="24"/>
        </w:rPr>
        <w:t xml:space="preserve"> and </w:t>
      </w:r>
      <w:r w:rsidR="00C179DB" w:rsidRPr="00296A9D">
        <w:rPr>
          <w:rFonts w:ascii="Times New Roman" w:eastAsia="Times New Roman" w:hAnsi="Times New Roman" w:cs="Times New Roman"/>
          <w:b/>
          <w:bCs/>
          <w:sz w:val="24"/>
          <w:szCs w:val="24"/>
        </w:rPr>
        <w:t xml:space="preserve">requirement for </w:t>
      </w:r>
      <w:r w:rsidR="009C504F">
        <w:rPr>
          <w:rFonts w:ascii="Times New Roman" w:eastAsia="Times New Roman" w:hAnsi="Times New Roman" w:cs="Times New Roman"/>
          <w:b/>
          <w:bCs/>
          <w:sz w:val="24"/>
          <w:szCs w:val="24"/>
        </w:rPr>
        <w:t>sophisticated</w:t>
      </w:r>
      <w:r w:rsidR="00C179DB" w:rsidRPr="00296A9D">
        <w:rPr>
          <w:rFonts w:ascii="Times New Roman" w:eastAsia="Times New Roman" w:hAnsi="Times New Roman" w:cs="Times New Roman"/>
          <w:b/>
          <w:bCs/>
          <w:sz w:val="24"/>
          <w:szCs w:val="24"/>
        </w:rPr>
        <w:t xml:space="preserve"> equipment. </w:t>
      </w:r>
      <w:r w:rsidRPr="00296A9D">
        <w:rPr>
          <w:rFonts w:ascii="Times New Roman" w:eastAsia="Times New Roman" w:hAnsi="Times New Roman" w:cs="Times New Roman"/>
          <w:b/>
          <w:bCs/>
          <w:sz w:val="24"/>
          <w:szCs w:val="24"/>
        </w:rPr>
        <w:t xml:space="preserve">In this work, we present a </w:t>
      </w:r>
      <w:r w:rsidR="00A16458" w:rsidRPr="00296A9D">
        <w:rPr>
          <w:rFonts w:ascii="Times New Roman" w:eastAsia="Times New Roman" w:hAnsi="Times New Roman" w:cs="Times New Roman"/>
          <w:b/>
          <w:bCs/>
          <w:sz w:val="24"/>
          <w:szCs w:val="24"/>
        </w:rPr>
        <w:t>user-friendly</w:t>
      </w:r>
      <w:r w:rsidR="00D94D54" w:rsidRPr="00296A9D">
        <w:rPr>
          <w:rFonts w:ascii="Times New Roman" w:eastAsia="Times New Roman" w:hAnsi="Times New Roman" w:cs="Times New Roman"/>
          <w:b/>
          <w:bCs/>
          <w:sz w:val="24"/>
          <w:szCs w:val="24"/>
        </w:rPr>
        <w:t xml:space="preserve">, </w:t>
      </w:r>
      <w:r w:rsidRPr="00296A9D">
        <w:rPr>
          <w:rFonts w:ascii="Times New Roman" w:eastAsia="Times New Roman" w:hAnsi="Times New Roman" w:cs="Times New Roman"/>
          <w:b/>
          <w:bCs/>
          <w:sz w:val="24"/>
          <w:szCs w:val="24"/>
        </w:rPr>
        <w:t>low-cost</w:t>
      </w:r>
      <w:r w:rsidR="00D94D54" w:rsidRPr="00296A9D">
        <w:rPr>
          <w:rFonts w:ascii="Times New Roman" w:eastAsia="Times New Roman" w:hAnsi="Times New Roman" w:cs="Times New Roman"/>
          <w:b/>
          <w:bCs/>
          <w:sz w:val="24"/>
          <w:szCs w:val="24"/>
        </w:rPr>
        <w:t xml:space="preserve"> and efficient</w:t>
      </w:r>
      <w:r w:rsidRPr="00296A9D">
        <w:rPr>
          <w:rFonts w:ascii="Times New Roman" w:eastAsia="Times New Roman" w:hAnsi="Times New Roman" w:cs="Times New Roman"/>
          <w:b/>
          <w:bCs/>
          <w:sz w:val="24"/>
          <w:szCs w:val="24"/>
        </w:rPr>
        <w:t xml:space="preserve"> thermoelectric measurement system </w:t>
      </w:r>
      <w:r w:rsidR="00791683" w:rsidRPr="00296A9D">
        <w:rPr>
          <w:rFonts w:ascii="Times New Roman" w:eastAsia="Times New Roman" w:hAnsi="Times New Roman" w:cs="Times New Roman"/>
          <w:b/>
          <w:bCs/>
          <w:sz w:val="24"/>
          <w:szCs w:val="24"/>
        </w:rPr>
        <w:t>built with</w:t>
      </w:r>
      <w:r w:rsidRPr="00296A9D">
        <w:rPr>
          <w:rFonts w:ascii="Times New Roman" w:eastAsia="Times New Roman" w:hAnsi="Times New Roman" w:cs="Times New Roman"/>
          <w:b/>
          <w:bCs/>
          <w:sz w:val="24"/>
          <w:szCs w:val="24"/>
        </w:rPr>
        <w:t xml:space="preserve"> Arduino and LabVIEW</w:t>
      </w:r>
      <w:r w:rsidR="00D94D54" w:rsidRPr="00296A9D">
        <w:rPr>
          <w:rFonts w:ascii="Times New Roman" w:eastAsia="Times New Roman" w:hAnsi="Times New Roman" w:cs="Times New Roman"/>
          <w:b/>
          <w:bCs/>
          <w:sz w:val="24"/>
          <w:szCs w:val="24"/>
        </w:rPr>
        <w:t>, which can simultaneously measure Seebeck coefficients and power factors as a function of temperature</w:t>
      </w:r>
      <w:r w:rsidRPr="00296A9D">
        <w:rPr>
          <w:rFonts w:ascii="Times New Roman" w:eastAsia="Times New Roman" w:hAnsi="Times New Roman" w:cs="Times New Roman"/>
          <w:b/>
          <w:bCs/>
          <w:sz w:val="24"/>
          <w:szCs w:val="24"/>
        </w:rPr>
        <w:t xml:space="preserve">. </w:t>
      </w:r>
      <w:r w:rsidR="00CF334C" w:rsidRPr="00296A9D">
        <w:rPr>
          <w:rFonts w:ascii="Times New Roman" w:eastAsia="Times New Roman" w:hAnsi="Times New Roman" w:cs="Times New Roman"/>
          <w:b/>
          <w:bCs/>
          <w:sz w:val="24"/>
          <w:szCs w:val="24"/>
        </w:rPr>
        <w:t xml:space="preserve">This was made possible by </w:t>
      </w:r>
      <w:r w:rsidR="00791683" w:rsidRPr="00296A9D">
        <w:rPr>
          <w:rFonts w:ascii="Times New Roman" w:eastAsia="Times New Roman" w:hAnsi="Times New Roman" w:cs="Times New Roman"/>
          <w:b/>
          <w:bCs/>
          <w:sz w:val="24"/>
          <w:szCs w:val="24"/>
        </w:rPr>
        <w:t xml:space="preserve">improving the resolution of Arduino over </w:t>
      </w:r>
      <w:r w:rsidR="00CF334C" w:rsidRPr="00296A9D">
        <w:rPr>
          <w:rFonts w:ascii="Times New Roman" w:eastAsia="Times New Roman" w:hAnsi="Times New Roman" w:cs="Times New Roman"/>
          <w:b/>
          <w:bCs/>
          <w:sz w:val="24"/>
          <w:szCs w:val="24"/>
        </w:rPr>
        <w:t>~</w:t>
      </w:r>
      <w:r w:rsidR="007D5C9C" w:rsidRPr="00296A9D">
        <w:rPr>
          <w:rFonts w:ascii="Times New Roman" w:eastAsia="Times New Roman" w:hAnsi="Times New Roman" w:cs="Times New Roman"/>
          <w:b/>
          <w:bCs/>
          <w:sz w:val="24"/>
          <w:szCs w:val="24"/>
        </w:rPr>
        <w:t xml:space="preserve">1000 </w:t>
      </w:r>
      <w:r w:rsidR="00791683" w:rsidRPr="00296A9D">
        <w:rPr>
          <w:rFonts w:ascii="Times New Roman" w:eastAsia="Times New Roman" w:hAnsi="Times New Roman" w:cs="Times New Roman"/>
          <w:b/>
          <w:bCs/>
          <w:sz w:val="24"/>
          <w:szCs w:val="24"/>
        </w:rPr>
        <w:t>times with amplifiers and noise reduction schemes</w:t>
      </w:r>
      <w:r w:rsidR="00274680" w:rsidRPr="00296A9D">
        <w:rPr>
          <w:rFonts w:ascii="Times New Roman" w:eastAsia="Times New Roman" w:hAnsi="Times New Roman" w:cs="Times New Roman"/>
          <w:b/>
          <w:bCs/>
          <w:sz w:val="24"/>
          <w:szCs w:val="24"/>
        </w:rPr>
        <w:t xml:space="preserve">. </w:t>
      </w:r>
      <w:r w:rsidRPr="00296A9D">
        <w:rPr>
          <w:rFonts w:ascii="Times New Roman" w:eastAsia="Times New Roman" w:hAnsi="Times New Roman" w:cs="Times New Roman"/>
          <w:b/>
          <w:bCs/>
          <w:sz w:val="24"/>
          <w:szCs w:val="24"/>
        </w:rPr>
        <w:t xml:space="preserve">With a total cost </w:t>
      </w:r>
      <w:r w:rsidR="002D35EC" w:rsidRPr="00296A9D">
        <w:rPr>
          <w:rFonts w:ascii="Times New Roman" w:eastAsia="Times New Roman" w:hAnsi="Times New Roman" w:cs="Times New Roman"/>
          <w:b/>
          <w:bCs/>
          <w:sz w:val="24"/>
          <w:szCs w:val="24"/>
        </w:rPr>
        <w:t xml:space="preserve">of </w:t>
      </w:r>
      <w:r w:rsidR="00274680" w:rsidRPr="00296A9D">
        <w:rPr>
          <w:rFonts w:ascii="Times New Roman" w:eastAsia="Times New Roman" w:hAnsi="Times New Roman" w:cs="Times New Roman"/>
          <w:b/>
          <w:bCs/>
          <w:sz w:val="24"/>
          <w:szCs w:val="24"/>
        </w:rPr>
        <w:t xml:space="preserve">only </w:t>
      </w:r>
      <w:r w:rsidR="00354DF6" w:rsidRPr="00296A9D">
        <w:rPr>
          <w:rFonts w:ascii="Times New Roman" w:eastAsia="Times New Roman" w:hAnsi="Times New Roman" w:cs="Times New Roman"/>
          <w:b/>
          <w:bCs/>
          <w:sz w:val="24"/>
          <w:szCs w:val="24"/>
        </w:rPr>
        <w:t>~</w:t>
      </w:r>
      <w:r w:rsidRPr="00296A9D">
        <w:rPr>
          <w:rFonts w:ascii="Times New Roman" w:eastAsia="Times New Roman" w:hAnsi="Times New Roman" w:cs="Times New Roman"/>
          <w:b/>
          <w:bCs/>
          <w:sz w:val="24"/>
          <w:szCs w:val="24"/>
        </w:rPr>
        <w:t>$100</w:t>
      </w:r>
      <w:r w:rsidR="009C1B1F" w:rsidRPr="00296A9D">
        <w:rPr>
          <w:rFonts w:ascii="Times New Roman" w:eastAsia="Times New Roman" w:hAnsi="Times New Roman" w:cs="Times New Roman"/>
          <w:b/>
          <w:bCs/>
          <w:sz w:val="24"/>
          <w:szCs w:val="24"/>
        </w:rPr>
        <w:t xml:space="preserve"> and simple measurement protocols, </w:t>
      </w:r>
      <w:r w:rsidRPr="00296A9D">
        <w:rPr>
          <w:rFonts w:ascii="Times New Roman" w:eastAsia="Times New Roman" w:hAnsi="Times New Roman" w:cs="Times New Roman"/>
          <w:b/>
          <w:bCs/>
          <w:sz w:val="24"/>
          <w:szCs w:val="24"/>
        </w:rPr>
        <w:t>this setup is well</w:t>
      </w:r>
      <w:r w:rsidR="00274680" w:rsidRPr="00296A9D">
        <w:rPr>
          <w:rFonts w:ascii="Times New Roman" w:eastAsia="Times New Roman" w:hAnsi="Times New Roman" w:cs="Times New Roman"/>
          <w:b/>
          <w:bCs/>
          <w:sz w:val="24"/>
          <w:szCs w:val="24"/>
        </w:rPr>
        <w:t xml:space="preserve"> </w:t>
      </w:r>
      <w:r w:rsidRPr="00296A9D">
        <w:rPr>
          <w:rFonts w:ascii="Times New Roman" w:eastAsia="Times New Roman" w:hAnsi="Times New Roman" w:cs="Times New Roman"/>
          <w:b/>
          <w:bCs/>
          <w:sz w:val="24"/>
          <w:szCs w:val="24"/>
        </w:rPr>
        <w:t xml:space="preserve">suited </w:t>
      </w:r>
      <w:r w:rsidR="008C54F0" w:rsidRPr="00296A9D">
        <w:rPr>
          <w:rFonts w:ascii="Times New Roman" w:eastAsia="Times New Roman" w:hAnsi="Times New Roman" w:cs="Times New Roman"/>
          <w:b/>
          <w:bCs/>
          <w:sz w:val="24"/>
          <w:szCs w:val="24"/>
        </w:rPr>
        <w:t xml:space="preserve">not only </w:t>
      </w:r>
      <w:r w:rsidRPr="00296A9D">
        <w:rPr>
          <w:rFonts w:ascii="Times New Roman" w:eastAsia="Times New Roman" w:hAnsi="Times New Roman" w:cs="Times New Roman"/>
          <w:b/>
          <w:bCs/>
          <w:sz w:val="24"/>
          <w:szCs w:val="24"/>
        </w:rPr>
        <w:t xml:space="preserve">for </w:t>
      </w:r>
      <w:r w:rsidR="002B3B41">
        <w:rPr>
          <w:rFonts w:ascii="Times New Roman" w:eastAsia="Times New Roman" w:hAnsi="Times New Roman" w:cs="Times New Roman"/>
          <w:b/>
          <w:bCs/>
          <w:sz w:val="24"/>
          <w:szCs w:val="24"/>
        </w:rPr>
        <w:t>student</w:t>
      </w:r>
      <w:r w:rsidRPr="00296A9D">
        <w:rPr>
          <w:rFonts w:ascii="Times New Roman" w:eastAsia="Times New Roman" w:hAnsi="Times New Roman" w:cs="Times New Roman"/>
          <w:b/>
          <w:bCs/>
          <w:sz w:val="24"/>
          <w:szCs w:val="24"/>
        </w:rPr>
        <w:t xml:space="preserve"> labs</w:t>
      </w:r>
      <w:r w:rsidR="00C179DB" w:rsidRPr="00296A9D">
        <w:rPr>
          <w:rFonts w:ascii="Times New Roman" w:eastAsia="Times New Roman" w:hAnsi="Times New Roman" w:cs="Times New Roman"/>
          <w:b/>
          <w:bCs/>
          <w:sz w:val="24"/>
          <w:szCs w:val="24"/>
        </w:rPr>
        <w:t xml:space="preserve"> </w:t>
      </w:r>
      <w:r w:rsidR="008C54F0" w:rsidRPr="00296A9D">
        <w:rPr>
          <w:rFonts w:ascii="Times New Roman" w:eastAsia="Times New Roman" w:hAnsi="Times New Roman" w:cs="Times New Roman"/>
          <w:b/>
          <w:bCs/>
          <w:sz w:val="24"/>
          <w:szCs w:val="24"/>
        </w:rPr>
        <w:t xml:space="preserve">but also for </w:t>
      </w:r>
      <w:r w:rsidR="009C504F">
        <w:rPr>
          <w:rFonts w:ascii="Times New Roman" w:eastAsia="Times New Roman" w:hAnsi="Times New Roman" w:cs="Times New Roman"/>
          <w:b/>
          <w:bCs/>
          <w:sz w:val="24"/>
          <w:szCs w:val="24"/>
        </w:rPr>
        <w:t>frontier</w:t>
      </w:r>
      <w:r w:rsidR="00B62963">
        <w:rPr>
          <w:rFonts w:ascii="Times New Roman" w:eastAsia="Times New Roman" w:hAnsi="Times New Roman" w:cs="Times New Roman"/>
          <w:b/>
          <w:bCs/>
          <w:sz w:val="24"/>
          <w:szCs w:val="24"/>
        </w:rPr>
        <w:t xml:space="preserve"> </w:t>
      </w:r>
      <w:r w:rsidR="00DE7A7E" w:rsidRPr="00296A9D">
        <w:rPr>
          <w:rFonts w:ascii="Times New Roman" w:eastAsia="Times New Roman" w:hAnsi="Times New Roman" w:cs="Times New Roman"/>
          <w:b/>
          <w:bCs/>
          <w:sz w:val="24"/>
          <w:szCs w:val="24"/>
        </w:rPr>
        <w:t>r</w:t>
      </w:r>
      <w:r w:rsidR="00C179DB" w:rsidRPr="00296A9D">
        <w:rPr>
          <w:rFonts w:ascii="Times New Roman" w:eastAsia="Times New Roman" w:hAnsi="Times New Roman" w:cs="Times New Roman"/>
          <w:b/>
          <w:bCs/>
          <w:sz w:val="24"/>
          <w:szCs w:val="24"/>
        </w:rPr>
        <w:t xml:space="preserve">esearch in </w:t>
      </w:r>
      <w:r w:rsidR="00E92AFB" w:rsidRPr="00296A9D">
        <w:rPr>
          <w:rFonts w:ascii="Times New Roman" w:eastAsia="Times New Roman" w:hAnsi="Times New Roman" w:cs="Times New Roman"/>
          <w:b/>
          <w:bCs/>
          <w:sz w:val="24"/>
          <w:szCs w:val="24"/>
        </w:rPr>
        <w:t>thermoelectricity</w:t>
      </w:r>
      <w:r w:rsidR="00274680" w:rsidRPr="00296A9D">
        <w:rPr>
          <w:rFonts w:ascii="Times New Roman" w:eastAsia="Times New Roman" w:hAnsi="Times New Roman" w:cs="Times New Roman"/>
          <w:b/>
          <w:bCs/>
          <w:sz w:val="24"/>
          <w:szCs w:val="24"/>
        </w:rPr>
        <w:t xml:space="preserve">. </w:t>
      </w:r>
    </w:p>
    <w:p w14:paraId="3194E45A" w14:textId="77777777" w:rsidR="000D3500" w:rsidRDefault="000D3500" w:rsidP="00274680">
      <w:pPr>
        <w:spacing w:line="480" w:lineRule="auto"/>
        <w:jc w:val="both"/>
        <w:rPr>
          <w:rFonts w:ascii="Times New Roman" w:eastAsia="Times New Roman" w:hAnsi="Times New Roman" w:cs="Times New Roman"/>
          <w:b/>
          <w:bCs/>
          <w:sz w:val="24"/>
          <w:szCs w:val="24"/>
        </w:rPr>
      </w:pPr>
    </w:p>
    <w:p w14:paraId="0EB5DD95" w14:textId="06FC9BD3" w:rsidR="00995F62" w:rsidRPr="00995F62" w:rsidRDefault="00296A9D" w:rsidP="00DB597E">
      <w:pPr>
        <w:pStyle w:val="ListParagraph"/>
        <w:numPr>
          <w:ilvl w:val="0"/>
          <w:numId w:val="2"/>
        </w:numPr>
        <w:spacing w:line="480" w:lineRule="auto"/>
        <w:ind w:left="360" w:hanging="360"/>
        <w:jc w:val="both"/>
        <w:rPr>
          <w:rFonts w:ascii="Times New Roman" w:eastAsia="Times New Roman" w:hAnsi="Times New Roman" w:cs="Times New Roman"/>
          <w:b/>
          <w:sz w:val="24"/>
          <w:szCs w:val="24"/>
        </w:rPr>
      </w:pPr>
      <w:r w:rsidRPr="00995F62">
        <w:rPr>
          <w:rFonts w:ascii="Times New Roman" w:eastAsia="Times New Roman" w:hAnsi="Times New Roman" w:cs="Times New Roman"/>
          <w:b/>
          <w:sz w:val="24"/>
          <w:szCs w:val="24"/>
        </w:rPr>
        <w:lastRenderedPageBreak/>
        <w:t>INTRODUCTION</w:t>
      </w:r>
    </w:p>
    <w:p w14:paraId="1AE8F2AB" w14:textId="3C91802C" w:rsidR="00205685" w:rsidRPr="00995F62" w:rsidRDefault="00046AF6" w:rsidP="00296A9D">
      <w:pPr>
        <w:spacing w:line="480" w:lineRule="auto"/>
        <w:ind w:firstLine="720"/>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t xml:space="preserve">Thermal energy is the waste product of almost all processes on Earth. One good example is the huge amount of heat generated by large data centers managing all internet activities around the globe. Therefore, a way to efficiently capture waste </w:t>
      </w:r>
      <w:r w:rsidR="00F97A74">
        <w:rPr>
          <w:rFonts w:ascii="Times New Roman" w:eastAsia="Times New Roman" w:hAnsi="Times New Roman" w:cs="Times New Roman"/>
          <w:sz w:val="24"/>
          <w:szCs w:val="24"/>
        </w:rPr>
        <w:t>heat</w:t>
      </w:r>
      <w:r w:rsidRPr="00995F62">
        <w:rPr>
          <w:rFonts w:ascii="Times New Roman" w:eastAsia="Times New Roman" w:hAnsi="Times New Roman" w:cs="Times New Roman"/>
          <w:sz w:val="24"/>
          <w:szCs w:val="24"/>
        </w:rPr>
        <w:t xml:space="preserve"> and turn it back into usable energy, which in modern society is mainly electricity, can be a significant development. There are already ways to convert </w:t>
      </w:r>
      <w:r w:rsidR="00F97A74">
        <w:rPr>
          <w:rFonts w:ascii="Times New Roman" w:eastAsia="Times New Roman" w:hAnsi="Times New Roman" w:cs="Times New Roman"/>
          <w:sz w:val="24"/>
          <w:szCs w:val="24"/>
        </w:rPr>
        <w:t>heat</w:t>
      </w:r>
      <w:r w:rsidRPr="00995F62">
        <w:rPr>
          <w:rFonts w:ascii="Times New Roman" w:eastAsia="Times New Roman" w:hAnsi="Times New Roman" w:cs="Times New Roman"/>
          <w:sz w:val="24"/>
          <w:szCs w:val="24"/>
        </w:rPr>
        <w:t xml:space="preserve"> to usable energy, such as steam generators in power plants. However, these types of energy converters are impractical for c</w:t>
      </w:r>
      <w:r w:rsidR="00E92AFB">
        <w:rPr>
          <w:rFonts w:ascii="Times New Roman" w:eastAsia="Times New Roman" w:hAnsi="Times New Roman" w:cs="Times New Roman"/>
          <w:sz w:val="24"/>
          <w:szCs w:val="24"/>
        </w:rPr>
        <w:t>apturing waste heat</w:t>
      </w:r>
      <w:r w:rsidRPr="00995F62">
        <w:rPr>
          <w:rFonts w:ascii="Times New Roman" w:eastAsia="Times New Roman" w:hAnsi="Times New Roman" w:cs="Times New Roman"/>
          <w:sz w:val="24"/>
          <w:szCs w:val="24"/>
        </w:rPr>
        <w:t>. A</w:t>
      </w:r>
      <w:r w:rsidR="00E92AFB">
        <w:rPr>
          <w:rFonts w:ascii="Times New Roman" w:eastAsia="Times New Roman" w:hAnsi="Times New Roman" w:cs="Times New Roman"/>
          <w:sz w:val="24"/>
          <w:szCs w:val="24"/>
        </w:rPr>
        <w:t xml:space="preserve">n </w:t>
      </w:r>
      <w:r w:rsidRPr="00995F62">
        <w:rPr>
          <w:rFonts w:ascii="Times New Roman" w:eastAsia="Times New Roman" w:hAnsi="Times New Roman" w:cs="Times New Roman"/>
          <w:sz w:val="24"/>
          <w:szCs w:val="24"/>
        </w:rPr>
        <w:t xml:space="preserve">efficient solution is using thermoelectrics, which are materials that can create a substantial electrical voltage from a temperature difference. They can convert </w:t>
      </w:r>
      <w:r w:rsidR="00E92AFB">
        <w:rPr>
          <w:rFonts w:ascii="Times New Roman" w:eastAsia="Times New Roman" w:hAnsi="Times New Roman" w:cs="Times New Roman"/>
          <w:sz w:val="24"/>
          <w:szCs w:val="24"/>
        </w:rPr>
        <w:t>waste heat into electricity without any moving parts</w:t>
      </w:r>
      <w:r w:rsidRPr="00995F62">
        <w:rPr>
          <w:rFonts w:ascii="Times New Roman" w:eastAsia="Times New Roman" w:hAnsi="Times New Roman" w:cs="Times New Roman"/>
          <w:sz w:val="24"/>
          <w:szCs w:val="24"/>
        </w:rPr>
        <w:t xml:space="preserve"> and make extremely lightweight energy conversion devices</w:t>
      </w:r>
      <w:r w:rsidR="00C019B2">
        <w:rPr>
          <w:rFonts w:ascii="Times New Roman" w:eastAsia="Times New Roman" w:hAnsi="Times New Roman" w:cs="Times New Roman"/>
          <w:sz w:val="24"/>
          <w:szCs w:val="24"/>
        </w:rPr>
        <w:t>.</w:t>
      </w:r>
      <w:r w:rsidR="00C019B2">
        <w:rPr>
          <w:rFonts w:ascii="Times New Roman" w:eastAsia="Times New Roman" w:hAnsi="Times New Roman" w:cs="Times New Roman"/>
          <w:sz w:val="24"/>
          <w:szCs w:val="24"/>
        </w:rPr>
        <w:fldChar w:fldCharType="begin" w:fldLock="1"/>
      </w:r>
      <w:r w:rsidR="00C019B2">
        <w:rPr>
          <w:rFonts w:ascii="Times New Roman" w:eastAsia="Times New Roman" w:hAnsi="Times New Roman" w:cs="Times New Roman"/>
          <w:sz w:val="24"/>
          <w:szCs w:val="24"/>
        </w:rPr>
        <w:instrText>ADDIN CSL_CITATION {"citationItems":[{"id":"ITEM-1","itemData":{"DOI":"10.3390/EN16176409","ISSN":"1996-1073","abstract":"Solid-state energy conversion has been established as one of the most promising solutions to address the issues related to conventional energy generation. Thermoelectric materials allow direct energy conversion without moving parts and being deprived of greenhouse gases emission, employing lightweight and quiet devices. Current applications, main thermoelectric material classes, and manufacturing methods are the topics of this work; the discussion revolves around the crucial need for highly performing materials in the mid-temperature range, and around the development of more scalable fabrication technologies. The different manufacturing methods for thermoelectric bulk materials and films are also discussed. Small-scale technologies are generating increasing interest in research; the high potential of aerosol jet printing is highlighted, stressing the many advantages of this technology. A promising approach to scale the production of miniaturized thermoelectric devices that combines high energy ball milling and aerosol jet printing is proposed in the conclusion.","author":[{"dropping-particle":"","family":"d’Angelo","given":"Matteo","non-dropping-particle":"","parse-names":false,"suffix":""},{"dropping-particle":"","family":"Galassi","given":"Carmen","non-dropping-particle":"","parse-names":false,"suffix":""},{"dropping-particle":"","family":"Lecis","given":"Nora","non-dropping-particle":"","parse-names":false,"suffix":""}],"container-title":"Energies 2023, Vol. 16, Page 6409","id":"ITEM-1","issue":"17","issued":{"date-parts":[["2023","9","4"]]},"page":"6409","publisher":"Multidisciplinary Digital Publishing Institute","title":"Thermoelectric Materials and Applications: A Review","type":"article-journal","volume":"16"},"uris":["http://www.mendeley.com/documents/?uuid=b7af21c0-06ab-3e4b-871a-060f6c675651"]}],"mendeley":{"formattedCitation":"&lt;sup&gt;1&lt;/sup&gt;","plainTextFormattedCitation":"1","previouslyFormattedCitation":"&lt;sup&gt;1&lt;/sup&gt;"},"properties":{"noteIndex":0},"schema":"https://github.com/citation-style-language/schema/raw/master/csl-citation.json"}</w:instrText>
      </w:r>
      <w:r w:rsidR="00C019B2">
        <w:rPr>
          <w:rFonts w:ascii="Times New Roman" w:eastAsia="Times New Roman" w:hAnsi="Times New Roman" w:cs="Times New Roman"/>
          <w:sz w:val="24"/>
          <w:szCs w:val="24"/>
        </w:rPr>
        <w:fldChar w:fldCharType="separate"/>
      </w:r>
      <w:r w:rsidR="00C019B2" w:rsidRPr="00C019B2">
        <w:rPr>
          <w:rFonts w:ascii="Times New Roman" w:eastAsia="Times New Roman" w:hAnsi="Times New Roman" w:cs="Times New Roman"/>
          <w:noProof/>
          <w:sz w:val="24"/>
          <w:szCs w:val="24"/>
          <w:vertAlign w:val="superscript"/>
        </w:rPr>
        <w:t>1</w:t>
      </w:r>
      <w:r w:rsidR="00C019B2">
        <w:rPr>
          <w:rFonts w:ascii="Times New Roman" w:eastAsia="Times New Roman" w:hAnsi="Times New Roman" w:cs="Times New Roman"/>
          <w:sz w:val="24"/>
          <w:szCs w:val="24"/>
        </w:rPr>
        <w:fldChar w:fldCharType="end"/>
      </w:r>
      <w:r w:rsidR="00C019B2">
        <w:rPr>
          <w:rFonts w:ascii="Times New Roman" w:eastAsia="Times New Roman" w:hAnsi="Times New Roman" w:cs="Times New Roman"/>
          <w:sz w:val="24"/>
          <w:szCs w:val="24"/>
        </w:rPr>
        <w:t xml:space="preserve"> </w:t>
      </w:r>
    </w:p>
    <w:p w14:paraId="0B512887" w14:textId="30FC0C2A" w:rsidR="00EA37B8" w:rsidRPr="00995F62" w:rsidRDefault="00046AF6" w:rsidP="00995F62">
      <w:pPr>
        <w:spacing w:line="480" w:lineRule="auto"/>
        <w:ind w:firstLine="720"/>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t xml:space="preserve">When a temperature difference is created within any material, a voltage forms due to the contrasting charge concentrations on the colder and hotter sides. Charge on the hotter side will have greater kinetic energy and will spread out, </w:t>
      </w:r>
      <w:r w:rsidR="00202C29">
        <w:rPr>
          <w:rFonts w:ascii="Times New Roman" w:eastAsia="Times New Roman" w:hAnsi="Times New Roman" w:cs="Times New Roman"/>
          <w:sz w:val="24"/>
          <w:szCs w:val="24"/>
        </w:rPr>
        <w:t xml:space="preserve">resulting in reduced charge density, and it will be </w:t>
      </w:r>
      <w:del w:id="2" w:author="Alex Oh" w:date="2025-07-03T14:15:00Z" w16du:dateUtc="2025-07-03T18:15:00Z">
        <w:r w:rsidR="00202C29" w:rsidDel="00506687">
          <w:rPr>
            <w:rFonts w:ascii="Times New Roman" w:eastAsia="Times New Roman" w:hAnsi="Times New Roman" w:cs="Times New Roman"/>
            <w:sz w:val="24"/>
            <w:szCs w:val="24"/>
          </w:rPr>
          <w:delText>vice versa</w:delText>
        </w:r>
      </w:del>
      <w:ins w:id="3" w:author="Alex Oh" w:date="2025-07-03T14:15:00Z" w16du:dateUtc="2025-07-03T18:15:00Z">
        <w:r w:rsidR="00506687">
          <w:rPr>
            <w:rFonts w:ascii="Times New Roman" w:eastAsia="Times New Roman" w:hAnsi="Times New Roman" w:cs="Times New Roman"/>
            <w:sz w:val="24"/>
            <w:szCs w:val="24"/>
          </w:rPr>
          <w:t>opposite</w:t>
        </w:r>
      </w:ins>
      <w:r w:rsidR="00202C29">
        <w:rPr>
          <w:rFonts w:ascii="Times New Roman" w:eastAsia="Times New Roman" w:hAnsi="Times New Roman" w:cs="Times New Roman"/>
          <w:sz w:val="24"/>
          <w:szCs w:val="24"/>
        </w:rPr>
        <w:t xml:space="preserve"> </w:t>
      </w:r>
      <w:del w:id="4" w:author="Alex Oh" w:date="2025-07-03T14:16:00Z" w16du:dateUtc="2025-07-03T18:16:00Z">
        <w:r w:rsidR="00202C29" w:rsidDel="00FA4F3F">
          <w:rPr>
            <w:rFonts w:ascii="Times New Roman" w:eastAsia="Times New Roman" w:hAnsi="Times New Roman" w:cs="Times New Roman"/>
            <w:sz w:val="24"/>
            <w:szCs w:val="24"/>
          </w:rPr>
          <w:delText xml:space="preserve">for </w:delText>
        </w:r>
      </w:del>
      <w:ins w:id="5" w:author="Alex Oh" w:date="2025-07-03T14:16:00Z" w16du:dateUtc="2025-07-03T18:16:00Z">
        <w:r w:rsidR="00FA4F3F">
          <w:rPr>
            <w:rFonts w:ascii="Times New Roman" w:eastAsia="Times New Roman" w:hAnsi="Times New Roman" w:cs="Times New Roman"/>
            <w:sz w:val="24"/>
            <w:szCs w:val="24"/>
          </w:rPr>
          <w:t>on</w:t>
        </w:r>
        <w:r w:rsidR="00FA4F3F">
          <w:rPr>
            <w:rFonts w:ascii="Times New Roman" w:eastAsia="Times New Roman" w:hAnsi="Times New Roman" w:cs="Times New Roman"/>
            <w:sz w:val="24"/>
            <w:szCs w:val="24"/>
          </w:rPr>
          <w:t xml:space="preserve"> </w:t>
        </w:r>
      </w:ins>
      <w:r w:rsidR="00202C29">
        <w:rPr>
          <w:rFonts w:ascii="Times New Roman" w:eastAsia="Times New Roman" w:hAnsi="Times New Roman" w:cs="Times New Roman"/>
          <w:sz w:val="24"/>
          <w:szCs w:val="24"/>
        </w:rPr>
        <w:t xml:space="preserve">the colder side. Such </w:t>
      </w:r>
      <w:ins w:id="6" w:author="Alex Oh" w:date="2025-07-03T14:17:00Z" w16du:dateUtc="2025-07-03T18:17:00Z">
        <w:r w:rsidR="00404604">
          <w:rPr>
            <w:rFonts w:ascii="Times New Roman" w:eastAsia="Times New Roman" w:hAnsi="Times New Roman" w:cs="Times New Roman"/>
            <w:sz w:val="24"/>
            <w:szCs w:val="24"/>
          </w:rPr>
          <w:t xml:space="preserve">a </w:t>
        </w:r>
      </w:ins>
      <w:r w:rsidR="00202C29">
        <w:rPr>
          <w:rFonts w:ascii="Times New Roman" w:eastAsia="Times New Roman" w:hAnsi="Times New Roman" w:cs="Times New Roman"/>
          <w:sz w:val="24"/>
          <w:szCs w:val="24"/>
        </w:rPr>
        <w:t xml:space="preserve">charge imbalance leads to </w:t>
      </w:r>
      <w:r w:rsidRPr="00995F62">
        <w:rPr>
          <w:rFonts w:ascii="Times New Roman" w:eastAsia="Times New Roman" w:hAnsi="Times New Roman" w:cs="Times New Roman"/>
          <w:sz w:val="24"/>
          <w:szCs w:val="24"/>
        </w:rPr>
        <w:t xml:space="preserve">a voltage across the material, </w:t>
      </w:r>
      <w:r w:rsidR="00202C29">
        <w:rPr>
          <w:rFonts w:ascii="Times New Roman" w:eastAsia="Times New Roman" w:hAnsi="Times New Roman" w:cs="Times New Roman"/>
          <w:sz w:val="24"/>
          <w:szCs w:val="24"/>
        </w:rPr>
        <w:t xml:space="preserve">which can then be utilized as </w:t>
      </w:r>
      <w:del w:id="7" w:author="Alex Oh" w:date="2025-07-03T14:17:00Z" w16du:dateUtc="2025-07-03T18:17:00Z">
        <w:r w:rsidR="00202C29" w:rsidDel="00404604">
          <w:rPr>
            <w:rFonts w:ascii="Times New Roman" w:eastAsia="Times New Roman" w:hAnsi="Times New Roman" w:cs="Times New Roman"/>
            <w:sz w:val="24"/>
            <w:szCs w:val="24"/>
          </w:rPr>
          <w:delText xml:space="preserve">the </w:delText>
        </w:r>
      </w:del>
      <w:ins w:id="8" w:author="Alex Oh" w:date="2025-07-03T14:17:00Z" w16du:dateUtc="2025-07-03T18:17:00Z">
        <w:r w:rsidR="00404604">
          <w:rPr>
            <w:rFonts w:ascii="Times New Roman" w:eastAsia="Times New Roman" w:hAnsi="Times New Roman" w:cs="Times New Roman"/>
            <w:sz w:val="24"/>
            <w:szCs w:val="24"/>
          </w:rPr>
          <w:t>a</w:t>
        </w:r>
        <w:r w:rsidR="00404604">
          <w:rPr>
            <w:rFonts w:ascii="Times New Roman" w:eastAsia="Times New Roman" w:hAnsi="Times New Roman" w:cs="Times New Roman"/>
            <w:sz w:val="24"/>
            <w:szCs w:val="24"/>
          </w:rPr>
          <w:t xml:space="preserve"> </w:t>
        </w:r>
      </w:ins>
      <w:r w:rsidR="00202C29">
        <w:rPr>
          <w:rFonts w:ascii="Times New Roman" w:eastAsia="Times New Roman" w:hAnsi="Times New Roman" w:cs="Times New Roman"/>
          <w:sz w:val="24"/>
          <w:szCs w:val="24"/>
        </w:rPr>
        <w:t xml:space="preserve">source of </w:t>
      </w:r>
      <w:r w:rsidRPr="00995F62">
        <w:rPr>
          <w:rFonts w:ascii="Times New Roman" w:eastAsia="Times New Roman" w:hAnsi="Times New Roman" w:cs="Times New Roman"/>
          <w:sz w:val="24"/>
          <w:szCs w:val="24"/>
        </w:rPr>
        <w:t>electricity</w:t>
      </w:r>
      <w:r w:rsidR="00202C29">
        <w:rPr>
          <w:rFonts w:ascii="Times New Roman" w:eastAsia="Times New Roman" w:hAnsi="Times New Roman" w:cs="Times New Roman"/>
          <w:sz w:val="24"/>
          <w:szCs w:val="24"/>
        </w:rPr>
        <w:t>. This</w:t>
      </w:r>
      <w:r w:rsidRPr="00995F62">
        <w:rPr>
          <w:rFonts w:ascii="Times New Roman" w:eastAsia="Times New Roman" w:hAnsi="Times New Roman" w:cs="Times New Roman"/>
          <w:sz w:val="24"/>
          <w:szCs w:val="24"/>
        </w:rPr>
        <w:t xml:space="preserve"> is known as the Seebeck effect, the main principle of thermoelectrics</w:t>
      </w:r>
      <w:r w:rsidR="004B0D1C">
        <w:rPr>
          <w:rFonts w:ascii="Times New Roman" w:eastAsia="Times New Roman" w:hAnsi="Times New Roman" w:cs="Times New Roman"/>
          <w:sz w:val="24"/>
          <w:szCs w:val="24"/>
        </w:rPr>
        <w:t>.</w:t>
      </w:r>
      <w:r w:rsidR="004B0D1C">
        <w:rPr>
          <w:rFonts w:ascii="Times New Roman" w:eastAsia="Times New Roman" w:hAnsi="Times New Roman" w:cs="Times New Roman"/>
          <w:sz w:val="24"/>
          <w:szCs w:val="24"/>
        </w:rPr>
        <w:fldChar w:fldCharType="begin" w:fldLock="1"/>
      </w:r>
      <w:r w:rsidR="004B0D1C">
        <w:rPr>
          <w:rFonts w:ascii="Times New Roman" w:eastAsia="Times New Roman" w:hAnsi="Times New Roman" w:cs="Times New Roman"/>
          <w:sz w:val="24"/>
          <w:szCs w:val="24"/>
        </w:rPr>
        <w:instrText>ADDIN CSL_CITATION {"citationItems":[{"id":"ITEM-1","itemData":{"ISBN":"981-4021-11-3","author":[{"dropping-particle":"","family":"Bentley","given":"Robin","non-dropping-particle":"","parse-names":false,"suffix":""}],"id":"ITEM-1","issued":{"date-parts":[["1998"]]},"number-of-pages":"27","publisher":"Springer-Verlag Singapore Pte. Ltd.","publisher-place":"Singapore","title":"Theory and Practice of Thermoelectric Thermometry","type":"book"},"uris":["http://www.mendeley.com/documents/?uuid=1f3e0c26-ef9a-343d-835b-58b3d7a8979f"]}],"mendeley":{"formattedCitation":"&lt;sup&gt;2&lt;/sup&gt;","plainTextFormattedCitation":"2","previouslyFormattedCitation":"&lt;sup&gt;2&lt;/sup&gt;"},"properties":{"noteIndex":0},"schema":"https://github.com/citation-style-language/schema/raw/master/csl-citation.json"}</w:instrText>
      </w:r>
      <w:r w:rsidR="004B0D1C">
        <w:rPr>
          <w:rFonts w:ascii="Times New Roman" w:eastAsia="Times New Roman" w:hAnsi="Times New Roman" w:cs="Times New Roman"/>
          <w:sz w:val="24"/>
          <w:szCs w:val="24"/>
        </w:rPr>
        <w:fldChar w:fldCharType="separate"/>
      </w:r>
      <w:r w:rsidR="004B0D1C" w:rsidRPr="004B0D1C">
        <w:rPr>
          <w:rFonts w:ascii="Times New Roman" w:eastAsia="Times New Roman" w:hAnsi="Times New Roman" w:cs="Times New Roman"/>
          <w:noProof/>
          <w:sz w:val="24"/>
          <w:szCs w:val="24"/>
          <w:vertAlign w:val="superscript"/>
        </w:rPr>
        <w:t>2</w:t>
      </w:r>
      <w:r w:rsidR="004B0D1C">
        <w:rPr>
          <w:rFonts w:ascii="Times New Roman" w:eastAsia="Times New Roman" w:hAnsi="Times New Roman" w:cs="Times New Roman"/>
          <w:sz w:val="24"/>
          <w:szCs w:val="24"/>
        </w:rPr>
        <w:fldChar w:fldCharType="end"/>
      </w:r>
      <w:r w:rsidRPr="00995F62">
        <w:rPr>
          <w:rFonts w:ascii="Times New Roman" w:eastAsia="Times New Roman" w:hAnsi="Times New Roman" w:cs="Times New Roman"/>
          <w:sz w:val="24"/>
          <w:szCs w:val="24"/>
        </w:rPr>
        <w:t xml:space="preserve"> The opposite effect, called the Peltier effect, can be used to create a temperature difference from electricity. Devices that use the Seebeck effect to generate electricity are called thermoelectric generators, and devices that use the Peltier effect to </w:t>
      </w:r>
      <w:r w:rsidR="00A52191">
        <w:rPr>
          <w:rFonts w:ascii="Times New Roman" w:eastAsia="Times New Roman" w:hAnsi="Times New Roman" w:cs="Times New Roman"/>
          <w:sz w:val="24"/>
          <w:szCs w:val="24"/>
        </w:rPr>
        <w:t>c</w:t>
      </w:r>
      <w:r w:rsidRPr="00995F62">
        <w:rPr>
          <w:rFonts w:ascii="Times New Roman" w:eastAsia="Times New Roman" w:hAnsi="Times New Roman" w:cs="Times New Roman"/>
          <w:sz w:val="24"/>
          <w:szCs w:val="24"/>
        </w:rPr>
        <w:t>ool are called thermoelectric coolers.</w:t>
      </w:r>
      <w:r w:rsidR="004B0D1C">
        <w:rPr>
          <w:rFonts w:ascii="Times New Roman" w:eastAsia="Times New Roman" w:hAnsi="Times New Roman" w:cs="Times New Roman"/>
          <w:sz w:val="24"/>
          <w:szCs w:val="24"/>
        </w:rPr>
        <w:fldChar w:fldCharType="begin" w:fldLock="1"/>
      </w:r>
      <w:r w:rsidR="002978D2">
        <w:rPr>
          <w:rFonts w:ascii="Times New Roman" w:eastAsia="Times New Roman" w:hAnsi="Times New Roman" w:cs="Times New Roman"/>
          <w:sz w:val="24"/>
          <w:szCs w:val="24"/>
        </w:rPr>
        <w:instrText>ADDIN CSL_CITATION {"citationItems":[{"id":"ITEM-1","itemData":{"DOI":"10.3390/EN16176409","ISSN":"1996-1073","abstract":"Solid-state energy conversion has been established as one of the most promising solutions to address the issues related to conventional energy generation. Thermoelectric materials allow direct energy conversion without moving parts and being deprived of greenhouse gases emission, employing lightweight and quiet devices. Current applications, main thermoelectric material classes, and manufacturing methods are the topics of this work; the discussion revolves around the crucial need for highly performing materials in the mid-temperature range, and around the development of more scalable fabrication technologies. The different manufacturing methods for thermoelectric bulk materials and films are also discussed. Small-scale technologies are generating increasing interest in research; the high potential of aerosol jet printing is highlighted, stressing the many advantages of this technology. A promising approach to scale the production of miniaturized thermoelectric devices that combines high energy ball milling and aerosol jet printing is proposed in the conclusion.","author":[{"dropping-particle":"","family":"d’Angelo","given":"Matteo","non-dropping-particle":"","parse-names":false,"suffix":""},{"dropping-particle":"","family":"Galassi","given":"Carmen","non-dropping-particle":"","parse-names":false,"suffix":""},{"dropping-particle":"","family":"Lecis","given":"Nora","non-dropping-particle":"","parse-names":false,"suffix":""}],"container-title":"Energies 2023, Vol. 16, Page 6409","id":"ITEM-1","issue":"17","issued":{"date-parts":[["2023","9","4"]]},"page":"6409","publisher":"Multidisciplinary Digital Publishing Institute","title":"Thermoelectric Materials and Applications: A Review","type":"article-journal","volume":"16"},"uris":["http://www.mendeley.com/documents/?uuid=b7af21c0-06ab-3e4b-871a-060f6c675651"]},{"id":"ITEM-2","itemData":{"DOI":"10.1038/s41467-025-59698-y","ISSN":"2041-1723","abstract":"Refrigeration needs are increasing worldwide with a demand for alternates to bulky poorly scalable vapor compression systems. Here, we demonstrate the first proof of practical solid-state refrigeration, using nano-engineered controlled hierarchically engineered superlattice thin-film thermoelectric materials. With 100%-better thermoelectric materials figure of merit, ZT, than the conventional bulk materials near 300 K, we demonstrate (i) module-level ZT greater than 75% and (ii) a system-level refrigeration ZT 70% better than that of bulk devices. Thin-film thermoelectric modules offer 100–300% better coefficient-of-performance than bulk devices depending on operational scenarios; system-level coefficient-of-performance is ~15 for temperature differentials of 1.3 °C. The thin-film devices enable more heat pumping per P-N couple, relevant for distributed and portable refrigeration, and electronics cooling. Beyond the demonstration of nano-engineered materials for a system-level advantage, we utilize 1/1000th active materials with scalable microelectronic manufacturing. The improved efficiency and ultra-low thermoelectric materials usage herald a new beginning in solid-state refrigeration. The authors demonstrate nano-engineered thin film thermoelectric materials are attractive for practical solid-state refrigeration with semiconductor manufacturing and ultra-low 0.003-cc materials usage.","author":[{"dropping-particle":"","family":"Ballard","given":"Jake","non-dropping-particle":"","parse-names":false,"suffix":""},{"dropping-particle":"","family":"Hubbard","given":"Matthew","non-dropping-particle":"","parse-names":false,"suffix":""},{"dropping-particle":"","family":"Jung","given":"Sung Jin","non-dropping-particle":"","parse-names":false,"suffix":""},{"dropping-particle":"","family":"Rojas","given":"Vanessa","non-dropping-particle":"","parse-names":false,"suffix":""},{"dropping-particle":"","family":"Ung","given":"Richard","non-dropping-particle":"","parse-names":false,"suffix":""},{"dropping-particle":"","family":"Suh","given":"Junwoo","non-dropping-particle":"","parse-names":false,"suffix":""},{"dropping-particle":"","family":"Kim","given":"Min Soo","non-dropping-particle":"","parse-names":false,"suffix":""},{"dropping-particle":"","family":"Lee","given":"Joonhyun","non-dropping-particle":"","parse-names":false,"suffix":""},{"dropping-particle":"","family":"Pierce","given":"Jonathan M.","non-dropping-particle":"","parse-names":false,"suffix":""},{"dropping-particle":"","family":"Venkatasubramanian","given":"Rama","non-dropping-particle":"","parse-names":false,"suffix":""}],"container-title":"Nature Communications 2025 16:1","id":"ITEM-2","issue":"1","issued":{"date-parts":[["2025","5","21"]]},"page":"1-9","publisher":"Nature Publishing Group","title":"Nano-engineered thin-film thermoelectric materials enable practical solid-state refrigeration","type":"article-journal","volume":"16"},"uris":["http://www.mendeley.com/documents/?uuid=4ea9084e-89bb-3fb4-90c6-d0b5f60b03e2"]}],"mendeley":{"formattedCitation":"&lt;sup&gt;1,3&lt;/sup&gt;","plainTextFormattedCitation":"1,3","previouslyFormattedCitation":"&lt;sup&gt;1,3&lt;/sup&gt;"},"properties":{"noteIndex":0},"schema":"https://github.com/citation-style-language/schema/raw/master/csl-citation.json"}</w:instrText>
      </w:r>
      <w:r w:rsidR="004B0D1C">
        <w:rPr>
          <w:rFonts w:ascii="Times New Roman" w:eastAsia="Times New Roman" w:hAnsi="Times New Roman" w:cs="Times New Roman"/>
          <w:sz w:val="24"/>
          <w:szCs w:val="24"/>
        </w:rPr>
        <w:fldChar w:fldCharType="separate"/>
      </w:r>
      <w:r w:rsidR="004B0D1C" w:rsidRPr="004B0D1C">
        <w:rPr>
          <w:rFonts w:ascii="Times New Roman" w:eastAsia="Times New Roman" w:hAnsi="Times New Roman" w:cs="Times New Roman"/>
          <w:noProof/>
          <w:sz w:val="24"/>
          <w:szCs w:val="24"/>
          <w:vertAlign w:val="superscript"/>
        </w:rPr>
        <w:t>1,3</w:t>
      </w:r>
      <w:r w:rsidR="004B0D1C">
        <w:rPr>
          <w:rFonts w:ascii="Times New Roman" w:eastAsia="Times New Roman" w:hAnsi="Times New Roman" w:cs="Times New Roman"/>
          <w:sz w:val="24"/>
          <w:szCs w:val="24"/>
        </w:rPr>
        <w:fldChar w:fldCharType="end"/>
      </w:r>
      <w:r w:rsidRPr="00995F62">
        <w:rPr>
          <w:rFonts w:ascii="Times New Roman" w:eastAsia="Times New Roman" w:hAnsi="Times New Roman" w:cs="Times New Roman"/>
          <w:sz w:val="24"/>
          <w:szCs w:val="24"/>
        </w:rPr>
        <w:t xml:space="preserve"> </w:t>
      </w:r>
    </w:p>
    <w:p w14:paraId="51AFCB3A" w14:textId="3D3345CD" w:rsidR="00205685" w:rsidRPr="00995F62" w:rsidRDefault="00046AF6" w:rsidP="00995F62">
      <w:pPr>
        <w:spacing w:line="480" w:lineRule="auto"/>
        <w:ind w:firstLine="720"/>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t xml:space="preserve">The thermoelectric power, or Seebeck coefficient, is a property that determines the relationship between the temperature difference and the voltage in a material. It is a major factor that contributes to the quality of the thermoelectric material. Expressed in </w:t>
      </w:r>
      <w:r w:rsidR="00DA33C1">
        <w:rPr>
          <w:rFonts w:ascii="Times New Roman" w:eastAsia="Times New Roman" w:hAnsi="Times New Roman" w:cs="Times New Roman"/>
          <w:sz w:val="24"/>
          <w:szCs w:val="24"/>
        </w:rPr>
        <w:t xml:space="preserve">an </w:t>
      </w:r>
      <w:r w:rsidRPr="00995F62">
        <w:rPr>
          <w:rFonts w:ascii="Times New Roman" w:eastAsia="Times New Roman" w:hAnsi="Times New Roman" w:cs="Times New Roman"/>
          <w:sz w:val="24"/>
          <w:szCs w:val="24"/>
        </w:rPr>
        <w:t xml:space="preserve">equation form, the Seebeck coefficient S is </w:t>
      </w:r>
      <w:r w:rsidR="00202C29">
        <w:rPr>
          <w:rFonts w:ascii="Times New Roman" w:eastAsia="Times New Roman" w:hAnsi="Times New Roman" w:cs="Times New Roman"/>
          <w:sz w:val="24"/>
          <w:szCs w:val="24"/>
        </w:rPr>
        <w:t xml:space="preserve">defined as </w:t>
      </w:r>
      <m:oMath>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ΔV</m:t>
            </m:r>
          </m:num>
          <m:den>
            <m:r>
              <w:rPr>
                <w:rFonts w:ascii="Cambria Math" w:eastAsia="Times New Roman" w:hAnsi="Cambria Math" w:cs="Times New Roman"/>
                <w:sz w:val="24"/>
                <w:szCs w:val="24"/>
              </w:rPr>
              <m:t>ΔT</m:t>
            </m:r>
          </m:den>
        </m:f>
      </m:oMath>
      <w:r w:rsidRPr="00995F62">
        <w:rPr>
          <w:rFonts w:ascii="Times New Roman" w:eastAsia="Times New Roman" w:hAnsi="Times New Roman" w:cs="Times New Roman"/>
          <w:sz w:val="24"/>
          <w:szCs w:val="24"/>
        </w:rPr>
        <w:t xml:space="preserve">, where ΔV is the voltage in (commonly) μV and ΔT is the </w:t>
      </w:r>
      <w:r w:rsidRPr="00995F62">
        <w:rPr>
          <w:rFonts w:ascii="Times New Roman" w:eastAsia="Times New Roman" w:hAnsi="Times New Roman" w:cs="Times New Roman"/>
          <w:sz w:val="24"/>
          <w:szCs w:val="24"/>
        </w:rPr>
        <w:lastRenderedPageBreak/>
        <w:t>temperature</w:t>
      </w:r>
      <w:r w:rsidR="002978D2">
        <w:rPr>
          <w:rFonts w:ascii="Times New Roman" w:eastAsia="Times New Roman" w:hAnsi="Times New Roman" w:cs="Times New Roman"/>
          <w:sz w:val="24"/>
          <w:szCs w:val="24"/>
        </w:rPr>
        <w:t xml:space="preserve"> difference in K</w:t>
      </w:r>
      <w:r w:rsidRPr="00995F62">
        <w:rPr>
          <w:rFonts w:ascii="Times New Roman" w:eastAsia="Times New Roman" w:hAnsi="Times New Roman" w:cs="Times New Roman"/>
          <w:sz w:val="24"/>
          <w:szCs w:val="24"/>
        </w:rPr>
        <w:t>.</w:t>
      </w:r>
      <w:r w:rsidR="002978D2">
        <w:rPr>
          <w:rFonts w:ascii="Times New Roman" w:eastAsia="Times New Roman" w:hAnsi="Times New Roman" w:cs="Times New Roman"/>
          <w:sz w:val="24"/>
          <w:szCs w:val="24"/>
        </w:rPr>
        <w:fldChar w:fldCharType="begin" w:fldLock="1"/>
      </w:r>
      <w:r w:rsidR="002978D2">
        <w:rPr>
          <w:rFonts w:ascii="Times New Roman" w:eastAsia="Times New Roman" w:hAnsi="Times New Roman" w:cs="Times New Roman"/>
          <w:sz w:val="24"/>
          <w:szCs w:val="24"/>
        </w:rPr>
        <w:instrText>ADDIN CSL_CITATION {"citationItems":[{"id":"ITEM-1","itemData":{"ISBN":"981-4021-11-3","author":[{"dropping-particle":"","family":"Bentley","given":"Robin","non-dropping-particle":"","parse-names":false,"suffix":""}],"id":"ITEM-1","issued":{"date-parts":[["1998"]]},"number-of-pages":"27","publisher":"Springer-Verlag Singapore Pte. Ltd.","publisher-place":"Singapore","title":"Theory and Practice of Thermoelectric Thermometry","type":"book"},"uris":["http://www.mendeley.com/documents/?uuid=1f3e0c26-ef9a-343d-835b-58b3d7a8979f"]}],"mendeley":{"formattedCitation":"&lt;sup&gt;2&lt;/sup&gt;","plainTextFormattedCitation":"2","previouslyFormattedCitation":"&lt;sup&gt;2&lt;/sup&gt;"},"properties":{"noteIndex":0},"schema":"https://github.com/citation-style-language/schema/raw/master/csl-citation.json"}</w:instrText>
      </w:r>
      <w:r w:rsidR="002978D2">
        <w:rPr>
          <w:rFonts w:ascii="Times New Roman" w:eastAsia="Times New Roman" w:hAnsi="Times New Roman" w:cs="Times New Roman"/>
          <w:sz w:val="24"/>
          <w:szCs w:val="24"/>
        </w:rPr>
        <w:fldChar w:fldCharType="separate"/>
      </w:r>
      <w:r w:rsidR="002978D2" w:rsidRPr="002978D2">
        <w:rPr>
          <w:rFonts w:ascii="Times New Roman" w:eastAsia="Times New Roman" w:hAnsi="Times New Roman" w:cs="Times New Roman"/>
          <w:noProof/>
          <w:sz w:val="24"/>
          <w:szCs w:val="24"/>
          <w:vertAlign w:val="superscript"/>
        </w:rPr>
        <w:t>2</w:t>
      </w:r>
      <w:r w:rsidR="002978D2">
        <w:rPr>
          <w:rFonts w:ascii="Times New Roman" w:eastAsia="Times New Roman" w:hAnsi="Times New Roman" w:cs="Times New Roman"/>
          <w:sz w:val="24"/>
          <w:szCs w:val="24"/>
        </w:rPr>
        <w:fldChar w:fldCharType="end"/>
      </w:r>
      <w:r w:rsidRPr="00995F62">
        <w:rPr>
          <w:rFonts w:ascii="Times New Roman" w:eastAsia="Times New Roman" w:hAnsi="Times New Roman" w:cs="Times New Roman"/>
          <w:sz w:val="24"/>
          <w:szCs w:val="24"/>
        </w:rPr>
        <w:t xml:space="preserve"> A high Seebeck coefficient means that the voltage generated by the material is large </w:t>
      </w:r>
      <w:r w:rsidR="00057250">
        <w:rPr>
          <w:rFonts w:ascii="Times New Roman" w:eastAsia="Times New Roman" w:hAnsi="Times New Roman" w:cs="Times New Roman"/>
          <w:sz w:val="24"/>
          <w:szCs w:val="24"/>
        </w:rPr>
        <w:t xml:space="preserve">for a given </w:t>
      </w:r>
      <w:r w:rsidRPr="00995F62">
        <w:rPr>
          <w:rFonts w:ascii="Times New Roman" w:eastAsia="Times New Roman" w:hAnsi="Times New Roman" w:cs="Times New Roman"/>
          <w:sz w:val="24"/>
          <w:szCs w:val="24"/>
        </w:rPr>
        <w:t>temperature difference. It has been observed that better conductors typically have a lower Seebeck coefficient.</w:t>
      </w:r>
      <w:r w:rsidR="002978D2">
        <w:rPr>
          <w:rFonts w:ascii="Times New Roman" w:eastAsia="Times New Roman" w:hAnsi="Times New Roman" w:cs="Times New Roman"/>
          <w:sz w:val="24"/>
          <w:szCs w:val="24"/>
        </w:rPr>
        <w:fldChar w:fldCharType="begin" w:fldLock="1"/>
      </w:r>
      <w:r w:rsidR="002978D2">
        <w:rPr>
          <w:rFonts w:ascii="Times New Roman" w:eastAsia="Times New Roman" w:hAnsi="Times New Roman" w:cs="Times New Roman"/>
          <w:sz w:val="24"/>
          <w:szCs w:val="24"/>
        </w:rPr>
        <w:instrText>ADDIN CSL_CITATION {"citationItems":[{"id":"ITEM-1","itemData":{"author":[{"dropping-particle":"","family":"Auparay","given":"Novela","non-dropping-particle":"","parse-names":false,"suffix":""}],"id":"ITEM-1","issued":{"date-parts":[["2013"]]},"publisher":"Oregon State University","title":"Room Temperature Seebeck Coefficient Measurement: Metals &amp; Semiconductors","type":"thesis"},"uris":["http://www.mendeley.com/documents/?uuid=41b1ce5c-4b9d-3fd2-b678-529b944f6aaf"]}],"mendeley":{"formattedCitation":"&lt;sup&gt;4&lt;/sup&gt;","plainTextFormattedCitation":"4","previouslyFormattedCitation":"&lt;sup&gt;4&lt;/sup&gt;"},"properties":{"noteIndex":0},"schema":"https://github.com/citation-style-language/schema/raw/master/csl-citation.json"}</w:instrText>
      </w:r>
      <w:r w:rsidR="002978D2">
        <w:rPr>
          <w:rFonts w:ascii="Times New Roman" w:eastAsia="Times New Roman" w:hAnsi="Times New Roman" w:cs="Times New Roman"/>
          <w:sz w:val="24"/>
          <w:szCs w:val="24"/>
        </w:rPr>
        <w:fldChar w:fldCharType="separate"/>
      </w:r>
      <w:r w:rsidR="002978D2" w:rsidRPr="002978D2">
        <w:rPr>
          <w:rFonts w:ascii="Times New Roman" w:eastAsia="Times New Roman" w:hAnsi="Times New Roman" w:cs="Times New Roman"/>
          <w:noProof/>
          <w:sz w:val="24"/>
          <w:szCs w:val="24"/>
          <w:vertAlign w:val="superscript"/>
        </w:rPr>
        <w:t>4</w:t>
      </w:r>
      <w:r w:rsidR="002978D2">
        <w:rPr>
          <w:rFonts w:ascii="Times New Roman" w:eastAsia="Times New Roman" w:hAnsi="Times New Roman" w:cs="Times New Roman"/>
          <w:sz w:val="24"/>
          <w:szCs w:val="24"/>
        </w:rPr>
        <w:fldChar w:fldCharType="end"/>
      </w:r>
      <w:r w:rsidRPr="00995F62">
        <w:rPr>
          <w:rFonts w:ascii="Times New Roman" w:eastAsia="Times New Roman" w:hAnsi="Times New Roman" w:cs="Times New Roman"/>
          <w:sz w:val="24"/>
          <w:szCs w:val="24"/>
        </w:rPr>
        <w:t xml:space="preserve"> </w:t>
      </w:r>
      <w:r w:rsidR="00DA33C1">
        <w:rPr>
          <w:rFonts w:ascii="Times New Roman" w:eastAsia="Times New Roman" w:hAnsi="Times New Roman" w:cs="Times New Roman"/>
          <w:sz w:val="24"/>
          <w:szCs w:val="24"/>
        </w:rPr>
        <w:t>H</w:t>
      </w:r>
      <w:r w:rsidRPr="00995F62">
        <w:rPr>
          <w:rFonts w:ascii="Times New Roman" w:eastAsia="Times New Roman" w:hAnsi="Times New Roman" w:cs="Times New Roman"/>
          <w:sz w:val="24"/>
          <w:szCs w:val="24"/>
        </w:rPr>
        <w:t xml:space="preserve">owever, the overall quality of a thermoelectric material is </w:t>
      </w:r>
      <w:r w:rsidR="00DA33C1">
        <w:rPr>
          <w:rFonts w:ascii="Times New Roman" w:eastAsia="Times New Roman" w:hAnsi="Times New Roman" w:cs="Times New Roman"/>
          <w:sz w:val="24"/>
          <w:szCs w:val="24"/>
        </w:rPr>
        <w:t>usually</w:t>
      </w:r>
      <w:r w:rsidRPr="00995F62">
        <w:rPr>
          <w:rFonts w:ascii="Times New Roman" w:eastAsia="Times New Roman" w:hAnsi="Times New Roman" w:cs="Times New Roman"/>
          <w:sz w:val="24"/>
          <w:szCs w:val="24"/>
        </w:rPr>
        <w:t xml:space="preserve"> determined by the dimensionless figure of merit, </w:t>
      </w:r>
      <m:oMath>
        <m:r>
          <w:rPr>
            <w:rFonts w:ascii="Cambria Math" w:eastAsia="Times New Roman" w:hAnsi="Cambria Math" w:cs="Times New Roman"/>
            <w:sz w:val="24"/>
            <w:szCs w:val="24"/>
          </w:rPr>
          <m:t>ZT=</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S</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σ</m:t>
            </m:r>
          </m:num>
          <m:den>
            <m:r>
              <w:rPr>
                <w:rFonts w:ascii="Cambria Math" w:eastAsia="Times New Roman" w:hAnsi="Cambria Math" w:cs="Times New Roman"/>
                <w:sz w:val="24"/>
                <w:szCs w:val="24"/>
              </w:rPr>
              <m:t>κ</m:t>
            </m:r>
          </m:den>
        </m:f>
        <m:r>
          <w:rPr>
            <w:rFonts w:ascii="Cambria Math" w:eastAsia="Times New Roman" w:hAnsi="Cambria Math" w:cs="Times New Roman"/>
            <w:sz w:val="24"/>
            <w:szCs w:val="24"/>
          </w:rPr>
          <m:t>T</m:t>
        </m:r>
      </m:oMath>
      <w:r w:rsidR="0052341D" w:rsidRPr="00995F62">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 xml:space="preserve">where T is </w:t>
      </w:r>
      <w:r w:rsidR="000707F7">
        <w:rPr>
          <w:rFonts w:ascii="Times New Roman" w:eastAsia="Times New Roman" w:hAnsi="Times New Roman" w:cs="Times New Roman"/>
          <w:sz w:val="24"/>
          <w:szCs w:val="24"/>
        </w:rPr>
        <w:t xml:space="preserve">the material’s </w:t>
      </w:r>
      <w:r w:rsidRPr="00995F62">
        <w:rPr>
          <w:rFonts w:ascii="Times New Roman" w:eastAsia="Times New Roman" w:hAnsi="Times New Roman" w:cs="Times New Roman"/>
          <w:sz w:val="24"/>
          <w:szCs w:val="24"/>
        </w:rPr>
        <w:t>temperature</w:t>
      </w:r>
      <w:r w:rsidR="00202C29">
        <w:rPr>
          <w:rFonts w:ascii="Times New Roman" w:eastAsia="Times New Roman" w:hAnsi="Times New Roman" w:cs="Times New Roman"/>
          <w:sz w:val="24"/>
          <w:szCs w:val="24"/>
        </w:rPr>
        <w:t xml:space="preserve"> (in K)</w:t>
      </w:r>
      <w:r w:rsidRPr="00995F62">
        <w:rPr>
          <w:rFonts w:ascii="Times New Roman" w:eastAsia="Times New Roman" w:hAnsi="Times New Roman" w:cs="Times New Roman"/>
          <w:sz w:val="24"/>
          <w:szCs w:val="24"/>
        </w:rPr>
        <w:t xml:space="preserve">, S is the Seebeck coefficient, </w:t>
      </w:r>
      <m:oMath>
        <m:r>
          <w:rPr>
            <w:rFonts w:ascii="Cambria Math" w:eastAsia="Times New Roman" w:hAnsi="Cambria Math" w:cs="Times New Roman"/>
            <w:sz w:val="24"/>
            <w:szCs w:val="24"/>
          </w:rPr>
          <m:t>σ</m:t>
        </m:r>
      </m:oMath>
      <w:r w:rsidRPr="00995F62">
        <w:rPr>
          <w:rFonts w:ascii="Times New Roman" w:eastAsia="Times New Roman" w:hAnsi="Times New Roman" w:cs="Times New Roman"/>
          <w:sz w:val="24"/>
          <w:szCs w:val="24"/>
        </w:rPr>
        <w:t xml:space="preserve"> is the electrical conductivity, and κ is the thermal conductivity. </w:t>
      </w:r>
      <w:r w:rsidR="00DA33C1">
        <w:rPr>
          <w:rFonts w:ascii="Times New Roman" w:eastAsia="Times New Roman" w:hAnsi="Times New Roman" w:cs="Times New Roman"/>
          <w:sz w:val="24"/>
          <w:szCs w:val="24"/>
        </w:rPr>
        <w:t>Practically, t</w:t>
      </w:r>
      <w:r w:rsidRPr="00995F62">
        <w:rPr>
          <w:rFonts w:ascii="Times New Roman" w:eastAsia="Times New Roman" w:hAnsi="Times New Roman" w:cs="Times New Roman"/>
          <w:sz w:val="24"/>
          <w:szCs w:val="24"/>
        </w:rPr>
        <w:t>he power factor</w:t>
      </w:r>
      <w:r w:rsidR="00DA33C1">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 S</w:t>
      </w:r>
      <w:r w:rsidRPr="00995F62">
        <w:rPr>
          <w:rFonts w:ascii="Times New Roman" w:eastAsia="Times New Roman" w:hAnsi="Times New Roman" w:cs="Times New Roman"/>
          <w:sz w:val="24"/>
          <w:szCs w:val="24"/>
          <w:vertAlign w:val="superscript"/>
        </w:rPr>
        <w:t>2</w:t>
      </w:r>
      <w:r w:rsidRPr="00995F62">
        <w:rPr>
          <w:rFonts w:ascii="Times New Roman" w:eastAsia="Times New Roman" w:hAnsi="Times New Roman" w:cs="Times New Roman"/>
          <w:sz w:val="24"/>
          <w:szCs w:val="24"/>
        </w:rPr>
        <w:t>σ</w:t>
      </w:r>
      <w:r w:rsidR="00DA33C1">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 is used as a simpler measure of performance because thermal conductivity is much more difficult to measure</w:t>
      </w:r>
      <w:r w:rsidR="0052341D" w:rsidRPr="00995F62">
        <w:rPr>
          <w:rFonts w:ascii="Times New Roman" w:eastAsia="Times New Roman" w:hAnsi="Times New Roman" w:cs="Times New Roman"/>
          <w:sz w:val="24"/>
          <w:szCs w:val="24"/>
        </w:rPr>
        <w:t>, particularly for thin film materials</w:t>
      </w:r>
      <w:r w:rsidRPr="00995F62">
        <w:rPr>
          <w:rFonts w:ascii="Times New Roman" w:eastAsia="Times New Roman" w:hAnsi="Times New Roman" w:cs="Times New Roman"/>
          <w:sz w:val="24"/>
          <w:szCs w:val="24"/>
        </w:rPr>
        <w:t>.</w:t>
      </w:r>
      <w:r w:rsidR="002978D2">
        <w:rPr>
          <w:rFonts w:ascii="Times New Roman" w:eastAsia="Times New Roman" w:hAnsi="Times New Roman" w:cs="Times New Roman"/>
          <w:sz w:val="24"/>
          <w:szCs w:val="24"/>
        </w:rPr>
        <w:fldChar w:fldCharType="begin" w:fldLock="1"/>
      </w:r>
      <w:r w:rsidR="00E26A9D">
        <w:rPr>
          <w:rFonts w:ascii="Times New Roman" w:eastAsia="Times New Roman" w:hAnsi="Times New Roman" w:cs="Times New Roman"/>
          <w:sz w:val="24"/>
          <w:szCs w:val="24"/>
        </w:rPr>
        <w:instrText>ADDIN CSL_CITATION {"citationItems":[{"id":"ITEM-1","itemData":{"DOI":"10.3390/EN16176409","ISSN":"1996-1073","abstract":"Solid-state energy conversion has been established as one of the most promising solutions to address the issues related to conventional energy generation. Thermoelectric materials allow direct energy conversion without moving parts and being deprived of greenhouse gases emission, employing lightweight and quiet devices. Current applications, main thermoelectric material classes, and manufacturing methods are the topics of this work; the discussion revolves around the crucial need for highly performing materials in the mid-temperature range, and around the development of more scalable fabrication technologies. The different manufacturing methods for thermoelectric bulk materials and films are also discussed. Small-scale technologies are generating increasing interest in research; the high potential of aerosol jet printing is highlighted, stressing the many advantages of this technology. A promising approach to scale the production of miniaturized thermoelectric devices that combines high energy ball milling and aerosol jet printing is proposed in the conclusion.","author":[{"dropping-particle":"","family":"d’Angelo","given":"Matteo","non-dropping-particle":"","parse-names":false,"suffix":""},{"dropping-particle":"","family":"Galassi","given":"Carmen","non-dropping-particle":"","parse-names":false,"suffix":""},{"dropping-particle":"","family":"Lecis","given":"Nora","non-dropping-particle":"","parse-names":false,"suffix":""}],"container-title":"Energies 2023, Vol. 16, Page 6409","id":"ITEM-1","issue":"17","issued":{"date-parts":[["2023","9","4"]]},"page":"6409","publisher":"Multidisciplinary Digital Publishing Institute","title":"Thermoelectric Materials and Applications: A Review","type":"article-journal","volume":"16"},"uris":["http://www.mendeley.com/documents/?uuid=b7af21c0-06ab-3e4b-871a-060f6c675651"]}],"mendeley":{"formattedCitation":"&lt;sup&gt;1&lt;/sup&gt;","plainTextFormattedCitation":"1","previouslyFormattedCitation":"&lt;sup&gt;1&lt;/sup&gt;"},"properties":{"noteIndex":0},"schema":"https://github.com/citation-style-language/schema/raw/master/csl-citation.json"}</w:instrText>
      </w:r>
      <w:r w:rsidR="002978D2">
        <w:rPr>
          <w:rFonts w:ascii="Times New Roman" w:eastAsia="Times New Roman" w:hAnsi="Times New Roman" w:cs="Times New Roman"/>
          <w:sz w:val="24"/>
          <w:szCs w:val="24"/>
        </w:rPr>
        <w:fldChar w:fldCharType="separate"/>
      </w:r>
      <w:r w:rsidR="002978D2" w:rsidRPr="002978D2">
        <w:rPr>
          <w:rFonts w:ascii="Times New Roman" w:eastAsia="Times New Roman" w:hAnsi="Times New Roman" w:cs="Times New Roman"/>
          <w:noProof/>
          <w:sz w:val="24"/>
          <w:szCs w:val="24"/>
          <w:vertAlign w:val="superscript"/>
        </w:rPr>
        <w:t>1</w:t>
      </w:r>
      <w:r w:rsidR="002978D2">
        <w:rPr>
          <w:rFonts w:ascii="Times New Roman" w:eastAsia="Times New Roman" w:hAnsi="Times New Roman" w:cs="Times New Roman"/>
          <w:sz w:val="24"/>
          <w:szCs w:val="24"/>
        </w:rPr>
        <w:fldChar w:fldCharType="end"/>
      </w:r>
    </w:p>
    <w:p w14:paraId="47368566" w14:textId="29AA197A" w:rsidR="001C38FE" w:rsidRDefault="00247ACC" w:rsidP="00995F62">
      <w:pPr>
        <w:spacing w:line="480" w:lineRule="auto"/>
        <w:ind w:firstLine="720"/>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t xml:space="preserve">Despite the conceptual simplicity of the </w:t>
      </w:r>
      <w:r w:rsidR="0052341D" w:rsidRPr="00995F62">
        <w:rPr>
          <w:rFonts w:ascii="Times New Roman" w:eastAsia="Times New Roman" w:hAnsi="Times New Roman" w:cs="Times New Roman"/>
          <w:sz w:val="24"/>
          <w:szCs w:val="24"/>
        </w:rPr>
        <w:t xml:space="preserve">thermoelectric </w:t>
      </w:r>
      <w:r w:rsidR="00E82232" w:rsidRPr="00995F62">
        <w:rPr>
          <w:rFonts w:ascii="Times New Roman" w:eastAsia="Times New Roman" w:hAnsi="Times New Roman" w:cs="Times New Roman"/>
          <w:sz w:val="24"/>
          <w:szCs w:val="24"/>
        </w:rPr>
        <w:t>properties</w:t>
      </w:r>
      <w:r w:rsidR="00244643" w:rsidRPr="00995F62">
        <w:rPr>
          <w:rFonts w:ascii="Times New Roman" w:eastAsia="Times New Roman" w:hAnsi="Times New Roman" w:cs="Times New Roman"/>
          <w:sz w:val="24"/>
          <w:szCs w:val="24"/>
        </w:rPr>
        <w:t xml:space="preserve"> and their wide uses in everyday applications </w:t>
      </w:r>
      <w:r w:rsidR="00FB31EF" w:rsidRPr="00995F62">
        <w:rPr>
          <w:rFonts w:ascii="Times New Roman" w:eastAsia="Times New Roman" w:hAnsi="Times New Roman" w:cs="Times New Roman"/>
          <w:sz w:val="24"/>
          <w:szCs w:val="24"/>
        </w:rPr>
        <w:t>such as thermocouples</w:t>
      </w:r>
      <w:r w:rsidR="006C45EA" w:rsidRPr="00995F62">
        <w:rPr>
          <w:rFonts w:ascii="Times New Roman" w:eastAsia="Times New Roman" w:hAnsi="Times New Roman" w:cs="Times New Roman"/>
          <w:sz w:val="24"/>
          <w:szCs w:val="24"/>
        </w:rPr>
        <w:t>, measurement of thermoelectric properti</w:t>
      </w:r>
      <w:r w:rsidR="00FB31EF" w:rsidRPr="00995F62">
        <w:rPr>
          <w:rFonts w:ascii="Times New Roman" w:eastAsia="Times New Roman" w:hAnsi="Times New Roman" w:cs="Times New Roman"/>
          <w:sz w:val="24"/>
          <w:szCs w:val="24"/>
        </w:rPr>
        <w:t xml:space="preserve">es usually requires </w:t>
      </w:r>
      <w:r w:rsidR="00057250">
        <w:rPr>
          <w:rFonts w:ascii="Times New Roman" w:eastAsia="Times New Roman" w:hAnsi="Times New Roman" w:cs="Times New Roman"/>
          <w:sz w:val="24"/>
          <w:szCs w:val="24"/>
        </w:rPr>
        <w:t>sophisticated</w:t>
      </w:r>
      <w:r w:rsidR="006107DF" w:rsidRPr="00995F62">
        <w:rPr>
          <w:rFonts w:ascii="Times New Roman" w:eastAsia="Times New Roman" w:hAnsi="Times New Roman" w:cs="Times New Roman"/>
          <w:sz w:val="24"/>
          <w:szCs w:val="24"/>
        </w:rPr>
        <w:t xml:space="preserve"> </w:t>
      </w:r>
      <w:r w:rsidR="00FB31EF" w:rsidRPr="00995F62">
        <w:rPr>
          <w:rFonts w:ascii="Times New Roman" w:eastAsia="Times New Roman" w:hAnsi="Times New Roman" w:cs="Times New Roman"/>
          <w:sz w:val="24"/>
          <w:szCs w:val="24"/>
        </w:rPr>
        <w:t>in</w:t>
      </w:r>
      <w:r w:rsidR="006107DF" w:rsidRPr="00995F62">
        <w:rPr>
          <w:rFonts w:ascii="Times New Roman" w:eastAsia="Times New Roman" w:hAnsi="Times New Roman" w:cs="Times New Roman"/>
          <w:sz w:val="24"/>
          <w:szCs w:val="24"/>
        </w:rPr>
        <w:t xml:space="preserve">struments </w:t>
      </w:r>
      <w:r w:rsidR="00FB31EF" w:rsidRPr="00995F62">
        <w:rPr>
          <w:rFonts w:ascii="Times New Roman" w:eastAsia="Times New Roman" w:hAnsi="Times New Roman" w:cs="Times New Roman"/>
          <w:sz w:val="24"/>
          <w:szCs w:val="24"/>
        </w:rPr>
        <w:t>and complex measurement geometries that canno</w:t>
      </w:r>
      <w:r w:rsidR="006107DF" w:rsidRPr="00995F62">
        <w:rPr>
          <w:rFonts w:ascii="Times New Roman" w:eastAsia="Times New Roman" w:hAnsi="Times New Roman" w:cs="Times New Roman"/>
          <w:sz w:val="24"/>
          <w:szCs w:val="24"/>
        </w:rPr>
        <w:t xml:space="preserve">t be easily incorporated into </w:t>
      </w:r>
      <w:r w:rsidR="00AA6392">
        <w:rPr>
          <w:rFonts w:ascii="Times New Roman" w:eastAsia="Times New Roman" w:hAnsi="Times New Roman" w:cs="Times New Roman"/>
          <w:sz w:val="24"/>
          <w:szCs w:val="24"/>
        </w:rPr>
        <w:t>student</w:t>
      </w:r>
      <w:r w:rsidR="006107DF" w:rsidRPr="00995F62">
        <w:rPr>
          <w:rFonts w:ascii="Times New Roman" w:eastAsia="Times New Roman" w:hAnsi="Times New Roman" w:cs="Times New Roman"/>
          <w:sz w:val="24"/>
          <w:szCs w:val="24"/>
        </w:rPr>
        <w:t xml:space="preserve"> labs.</w:t>
      </w:r>
      <w:r w:rsidR="002C57F1">
        <w:rPr>
          <w:rFonts w:ascii="Times New Roman" w:eastAsia="Times New Roman" w:hAnsi="Times New Roman" w:cs="Times New Roman"/>
          <w:sz w:val="24"/>
          <w:szCs w:val="24"/>
        </w:rPr>
        <w:fldChar w:fldCharType="begin" w:fldLock="1"/>
      </w:r>
      <w:r w:rsidR="009A06E8">
        <w:rPr>
          <w:rFonts w:ascii="Times New Roman" w:eastAsia="Times New Roman" w:hAnsi="Times New Roman" w:cs="Times New Roman"/>
          <w:sz w:val="24"/>
          <w:szCs w:val="24"/>
        </w:rPr>
        <w:instrText>ADDIN CSL_CITATION {"citationItems":[{"id":"ITEM-1","itemData":{"DOI":"10.1063/5.0021715/363460","ISSN":"10897623","PMID":"33138583","abstract":"This work documents an all-in-one custom setup that allows us to measure the in-plane Seebeck coefficients and electrical conductivities of anisotropic thin film samples close to room temperature. Both pairs, S</w:instrText>
      </w:r>
      <w:r w:rsidR="009A06E8">
        <w:rPr>
          <w:rFonts w:ascii="Cambria Math" w:eastAsia="Times New Roman" w:hAnsi="Cambria Math" w:cs="Cambria Math"/>
          <w:sz w:val="24"/>
          <w:szCs w:val="24"/>
        </w:rPr>
        <w:instrText>∥</w:instrText>
      </w:r>
      <w:r w:rsidR="009A06E8">
        <w:rPr>
          <w:rFonts w:ascii="Times New Roman" w:eastAsia="Times New Roman" w:hAnsi="Times New Roman" w:cs="Times New Roman"/>
          <w:sz w:val="24"/>
          <w:szCs w:val="24"/>
        </w:rPr>
        <w:instrText xml:space="preserve"> and σ</w:instrText>
      </w:r>
      <w:r w:rsidR="009A06E8">
        <w:rPr>
          <w:rFonts w:ascii="Cambria Math" w:eastAsia="Times New Roman" w:hAnsi="Cambria Math" w:cs="Cambria Math"/>
          <w:sz w:val="24"/>
          <w:szCs w:val="24"/>
        </w:rPr>
        <w:instrText>∥</w:instrText>
      </w:r>
      <w:r w:rsidR="009A06E8">
        <w:rPr>
          <w:rFonts w:ascii="Times New Roman" w:eastAsia="Times New Roman" w:hAnsi="Times New Roman" w:cs="Times New Roman"/>
          <w:sz w:val="24"/>
          <w:szCs w:val="24"/>
        </w:rPr>
        <w:instrText xml:space="preserve"> and S</w:instrText>
      </w:r>
      <w:r w:rsidR="009A06E8">
        <w:rPr>
          <w:rFonts w:ascii="Cambria Math" w:eastAsia="Times New Roman" w:hAnsi="Cambria Math" w:cs="Cambria Math"/>
          <w:sz w:val="24"/>
          <w:szCs w:val="24"/>
        </w:rPr>
        <w:instrText>⊥</w:instrText>
      </w:r>
      <w:r w:rsidR="009A06E8">
        <w:rPr>
          <w:rFonts w:ascii="Times New Roman" w:eastAsia="Times New Roman" w:hAnsi="Times New Roman" w:cs="Times New Roman"/>
          <w:sz w:val="24"/>
          <w:szCs w:val="24"/>
        </w:rPr>
        <w:instrText xml:space="preserve"> and σ</w:instrText>
      </w:r>
      <w:r w:rsidR="009A06E8">
        <w:rPr>
          <w:rFonts w:ascii="Cambria Math" w:eastAsia="Times New Roman" w:hAnsi="Cambria Math" w:cs="Cambria Math"/>
          <w:sz w:val="24"/>
          <w:szCs w:val="24"/>
        </w:rPr>
        <w:instrText>⊥</w:instrText>
      </w:r>
      <w:r w:rsidR="009A06E8">
        <w:rPr>
          <w:rFonts w:ascii="Times New Roman" w:eastAsia="Times New Roman" w:hAnsi="Times New Roman" w:cs="Times New Roman"/>
          <w:sz w:val="24"/>
          <w:szCs w:val="24"/>
        </w:rPr>
        <w:instrText>, can be measured using four contacts on the same sample, reducing measurement time and minimizing potential sources of error due to aggregating data from several distinct samples. The setup allows us to measure the electrical conductivity of isotropic samples using the well-known van der Pauw method. For samples with in-plane anisotropy, the two components σ</w:instrText>
      </w:r>
      <w:r w:rsidR="009A06E8">
        <w:rPr>
          <w:rFonts w:ascii="Cambria Math" w:eastAsia="Times New Roman" w:hAnsi="Cambria Math" w:cs="Cambria Math"/>
          <w:sz w:val="24"/>
          <w:szCs w:val="24"/>
        </w:rPr>
        <w:instrText>∥</w:instrText>
      </w:r>
      <w:r w:rsidR="009A06E8">
        <w:rPr>
          <w:rFonts w:ascii="Times New Roman" w:eastAsia="Times New Roman" w:hAnsi="Times New Roman" w:cs="Times New Roman"/>
          <w:sz w:val="24"/>
          <w:szCs w:val="24"/>
        </w:rPr>
        <w:instrText xml:space="preserve"> and σ</w:instrText>
      </w:r>
      <w:r w:rsidR="009A06E8">
        <w:rPr>
          <w:rFonts w:ascii="Cambria Math" w:eastAsia="Times New Roman" w:hAnsi="Cambria Math" w:cs="Cambria Math"/>
          <w:sz w:val="24"/>
          <w:szCs w:val="24"/>
        </w:rPr>
        <w:instrText>⊥</w:instrText>
      </w:r>
      <w:r w:rsidR="009A06E8">
        <w:rPr>
          <w:rFonts w:ascii="Times New Roman" w:eastAsia="Times New Roman" w:hAnsi="Times New Roman" w:cs="Times New Roman"/>
          <w:sz w:val="24"/>
          <w:szCs w:val="24"/>
        </w:rPr>
        <w:instrText xml:space="preserve"> can be extracted from the same type of measurements by performing additional calculations. Using the same contacts, the Seebeck coefficient along one direction is measured using a differential steady-state method. After rotating the sample by 90°, the orthogonal Seebeck component can be measured. In order to show the generality of the method, we measure different types of samples, from metal references to oriented doped conjugated polymers.","author":[{"dropping-particle":"","family":"Dörling","given":"Bernhard","non-dropping-particle":"","parse-names":false,"suffix":""},{"dropping-particle":"","family":"Zapata-Arteaga","given":"Osnat","non-dropping-particle":"","parse-names":false,"suffix":""},{"dropping-particle":"","family":"Campoy-Quiles","given":"Mariano","non-dropping-particle":"","parse-names":false,"suffix":""}],"container-title":"Review of Scientific Instruments","id":"ITEM-1","issue":"10","issued":{"date-parts":[["2020","10","1"]]},"page":"105111","publisher":"American Institute of Physics Inc.","title":"A setup to measure the Seebeck coefficient and electrical conductivity of anisotropic thin-films on a single sample","type":"article-journal","volume":"91"},"uris":["http://www.mendeley.com/documents/?uuid=6ad42a20-f2ae-3745-8cd7-6ec7e8272b91"]},{"id":"ITEM-2","itemData":{"DOI":"10.1016/J.MEASUREMENT.2018.10.038","ISSN":"0263-2241","abstract":"Thermoelectric semiconductors have attracted the attention of researchers due to their potential uses in energy conversion and cooling applications. These materials exhibit a potential difference when subjected to a temperature gradient (Seebeck effect). In this work, we report on the design of a simple apparatus to measure the Seebeck coefficient of materials. This low-cost design is easy to implement and suitable for thin films and bulk materials. The operation was evaluated at different temperature values with consideration of different sources of errors.","author":[{"dropping-particle":"","family":"Narjis","given":"A.","non-dropping-particle":"","parse-names":false,"suffix":""},{"dropping-particle":"","family":"Elyaagoubi","given":"M.","non-dropping-particle":"","parse-names":false,"suffix":""},{"dropping-particle":"","family":"Outzourhit","given":"A.","non-dropping-particle":"","parse-names":false,"suffix":""},{"dropping-particle":"","family":"Nkhaili","given":"L.","non-dropping-particle":"","parse-names":false,"suffix":""}],"container-title":"Measurement","id":"ITEM-2","issued":{"date-parts":[["2019","2","1"]]},"page":"433-438","publisher":"Elsevier","title":"Design of a simple apparatus for the measurement of the Seebeck coefficient","type":"article-journal","volume":"133"},"uris":["http://www.mendeley.com/documents/?uuid=d406ca06-4c6c-3382-8731-055ff101b102"]},{"id":"ITEM-3","itemData":{"DOI":"10.1063/1.4990634/962886","ISSN":"10897623","abstract":"This paper presents a setup for measuring the Seebeck coefficient and the electrical resistivity of bulk thermoelectric materials. The sample holder was designed to have a compact structure and can be directly mounted in a standard cryostat system for temperature-dependent measurements. For the Seebeck coefficient measurement, a thin bar-shaped sample is mounted bridging two copper bases; and two ceramic heaters are used to generate a temperature gradient along the sample. Two type T thermocouples are used to determine both temperature and voltage differences between two widely separated points on the sample. The thermocouple junction is flattened into a disk and pressed onto the sample surface by using a spring load. The flexible fixation method we adopted not only simplifies the sample mounting process but also prevents thermal contact deterioration due to the mismatch of thermal expansion coefficients between the sample and other parts. With certain modifications, the sample holder can also be used for four-probe electrical resistivity measurements. High temperature measurements are essential for thermoelectric power generation. The experimental system we developed is capable of measuring the Seebeck coefficient and the electrical resistivity of bulk thermoelectric materials in a wide temperature range from 80 to 500 K, which can be further extended to even higher temperatures. Measurements on two standard materials, constantan and nickel, confirmed the accuracy and the reliability of the system.","author":[{"dropping-particle":"","family":"Fu","given":"Qiang","non-dropping-particle":"","parse-names":false,"suffix":""},{"dropping-particle":"","family":"Xiong","given":"Yucheng","non-dropping-particle":"","parse-names":false,"suffix":""},{"dropping-particle":"","family":"Zhang","given":"Wenhua","non-dropping-particle":"","parse-names":false,"suffix":""},{"dropping-particle":"","family":"Xu","given":"Dongyan","non-dropping-particle":"","parse-names":false,"suffix":""}],"container-title":"Review of Scientific Instruments","id":"ITEM-3","issue":"9","issued":{"date-parts":[["2017","9","1"]]},"page":"95111","publisher":"American Institute of Physics Inc.","title":"A setup for measuring the Seebeck coefficient and the electrical resistivity of bulk thermoelectric materials","type":"article-journal","volume":"88"},"uris":["http://www.mendeley.com/documents/?uuid=448c5cc0-d9fd-35f6-8e3e-9729ad04b834"]},{"id":"ITEM-4","itemData":{"DOI":"10.1063/1.5116160/603121","ISSN":"10897623","PMID":"31779417","abstract":"A setup is designed for measuring the Seebeck coefficient (S) of materials in the form of thin films, bars, and wires. The main feature of this setup is its control in heating and cooling cycles. In this setup, a heat pulse is used to generate the temperature gradient. To demonstrate the capabilities of this setup, S versus T of standard wire samples such as Au-Fe (0.07%), chromel, Pt, and thin films of Pt and F doped SnO2 are presented. The standard uncertainty of the repeatability in the S measurement is found to be </w:instrText>
      </w:r>
      <w:r w:rsidR="009A06E8">
        <w:rPr>
          <w:rFonts w:ascii="Cambria Math" w:eastAsia="Times New Roman" w:hAnsi="Cambria Math" w:cs="Cambria Math"/>
          <w:sz w:val="24"/>
          <w:szCs w:val="24"/>
        </w:rPr>
        <w:instrText>∼</w:instrText>
      </w:r>
      <w:r w:rsidR="009A06E8">
        <w:rPr>
          <w:rFonts w:ascii="Times New Roman" w:eastAsia="Times New Roman" w:hAnsi="Times New Roman" w:cs="Times New Roman"/>
          <w:sz w:val="24"/>
          <w:szCs w:val="24"/>
        </w:rPr>
        <w:instrText xml:space="preserve">±0.056 μV/K while the temperature stability is </w:instrText>
      </w:r>
      <w:r w:rsidR="009A06E8">
        <w:rPr>
          <w:rFonts w:ascii="Cambria Math" w:eastAsia="Times New Roman" w:hAnsi="Cambria Math" w:cs="Cambria Math"/>
          <w:sz w:val="24"/>
          <w:szCs w:val="24"/>
        </w:rPr>
        <w:instrText>∼</w:instrText>
      </w:r>
      <w:r w:rsidR="009A06E8">
        <w:rPr>
          <w:rFonts w:ascii="Times New Roman" w:eastAsia="Times New Roman" w:hAnsi="Times New Roman" w:cs="Times New Roman"/>
          <w:sz w:val="24"/>
          <w:szCs w:val="24"/>
        </w:rPr>
        <w:instrText>±10 mK (at 320 K), estimated for a chromel wire sample. We have tested the setup in the temperature range 100 K-320 K, while it does not have any intrinsic limitations in going down to liquid He temperatures. For temperatures above 320 K, the limitation is due to gluing materials such as varnish.","author":[{"dropping-particle":"","family":"Ahad","given":"Abdul","non-dropping-particle":"","parse-names":false,"suffix":""},{"dropping-particle":"","family":"Shukla","given":"D. K.","non-dropping-particle":"","parse-names":false,"suffix":""}],"container-title":"Review of Scientific Instruments","id":"ITEM-4","issue":"11","issued":{"date-parts":[["2019","11","1"]]},"page":"116101","publisher":"American Institute of Physics Inc.","title":"A setup for Seebeck coefficient measurement through controlled heat pulses","type":"article-journal","volume":"90"},"uris":["http://www.mendeley.com/documents/?uuid=a34b7bce-463f-39ab-94d0-d265138df14e"]}],"mendeley":{"formattedCitation":"&lt;sup&gt;5–8&lt;/sup&gt;","plainTextFormattedCitation":"5–8","previouslyFormattedCitation":"&lt;sup&gt;5–8&lt;/sup&gt;"},"properties":{"noteIndex":0},"schema":"https://github.com/citation-style-language/schema/raw/master/csl-citation.json"}</w:instrText>
      </w:r>
      <w:r w:rsidR="002C57F1">
        <w:rPr>
          <w:rFonts w:ascii="Times New Roman" w:eastAsia="Times New Roman" w:hAnsi="Times New Roman" w:cs="Times New Roman"/>
          <w:sz w:val="24"/>
          <w:szCs w:val="24"/>
        </w:rPr>
        <w:fldChar w:fldCharType="separate"/>
      </w:r>
      <w:r w:rsidR="002C57F1" w:rsidRPr="002C57F1">
        <w:rPr>
          <w:rFonts w:ascii="Times New Roman" w:eastAsia="Times New Roman" w:hAnsi="Times New Roman" w:cs="Times New Roman"/>
          <w:noProof/>
          <w:sz w:val="24"/>
          <w:szCs w:val="24"/>
          <w:vertAlign w:val="superscript"/>
        </w:rPr>
        <w:t>5–8</w:t>
      </w:r>
      <w:r w:rsidR="002C57F1">
        <w:rPr>
          <w:rFonts w:ascii="Times New Roman" w:eastAsia="Times New Roman" w:hAnsi="Times New Roman" w:cs="Times New Roman"/>
          <w:sz w:val="24"/>
          <w:szCs w:val="24"/>
        </w:rPr>
        <w:fldChar w:fldCharType="end"/>
      </w:r>
      <w:r w:rsidR="006107DF" w:rsidRPr="00995F62">
        <w:rPr>
          <w:rFonts w:ascii="Times New Roman" w:eastAsia="Times New Roman" w:hAnsi="Times New Roman" w:cs="Times New Roman"/>
          <w:sz w:val="24"/>
          <w:szCs w:val="24"/>
        </w:rPr>
        <w:t xml:space="preserve"> </w:t>
      </w:r>
      <w:r w:rsidR="00244643" w:rsidRPr="00995F62">
        <w:rPr>
          <w:rFonts w:ascii="Times New Roman" w:eastAsia="Times New Roman" w:hAnsi="Times New Roman" w:cs="Times New Roman"/>
          <w:sz w:val="24"/>
          <w:szCs w:val="24"/>
        </w:rPr>
        <w:t>Recently, however, with the advent of low-cost microcontroller boards like Arduino</w:t>
      </w:r>
      <w:r w:rsidR="00EE2098" w:rsidRPr="00995F62">
        <w:rPr>
          <w:rFonts w:ascii="Times New Roman" w:eastAsia="Times New Roman" w:hAnsi="Times New Roman" w:cs="Times New Roman"/>
          <w:sz w:val="24"/>
          <w:szCs w:val="24"/>
        </w:rPr>
        <w:t xml:space="preserve">, </w:t>
      </w:r>
      <w:r w:rsidR="00244643" w:rsidRPr="00995F62">
        <w:rPr>
          <w:rFonts w:ascii="Times New Roman" w:eastAsia="Times New Roman" w:hAnsi="Times New Roman" w:cs="Times New Roman"/>
          <w:sz w:val="24"/>
          <w:szCs w:val="24"/>
        </w:rPr>
        <w:t xml:space="preserve">many </w:t>
      </w:r>
      <w:r w:rsidR="00057250">
        <w:rPr>
          <w:rFonts w:ascii="Times New Roman" w:eastAsia="Times New Roman" w:hAnsi="Times New Roman" w:cs="Times New Roman"/>
          <w:sz w:val="24"/>
          <w:szCs w:val="24"/>
        </w:rPr>
        <w:t>advanced</w:t>
      </w:r>
      <w:r w:rsidR="00244643" w:rsidRPr="00995F62">
        <w:rPr>
          <w:rFonts w:ascii="Times New Roman" w:eastAsia="Times New Roman" w:hAnsi="Times New Roman" w:cs="Times New Roman"/>
          <w:sz w:val="24"/>
          <w:szCs w:val="24"/>
        </w:rPr>
        <w:t xml:space="preserve"> measurements, which were previously considered too complex to implement</w:t>
      </w:r>
      <w:r w:rsidR="00EE2098" w:rsidRPr="00995F62">
        <w:rPr>
          <w:rFonts w:ascii="Times New Roman" w:eastAsia="Times New Roman" w:hAnsi="Times New Roman" w:cs="Times New Roman"/>
          <w:sz w:val="24"/>
          <w:szCs w:val="24"/>
        </w:rPr>
        <w:t xml:space="preserve"> </w:t>
      </w:r>
      <w:r w:rsidR="00D94D54">
        <w:rPr>
          <w:rFonts w:ascii="Times New Roman" w:eastAsia="Times New Roman" w:hAnsi="Times New Roman" w:cs="Times New Roman"/>
          <w:sz w:val="24"/>
          <w:szCs w:val="24"/>
        </w:rPr>
        <w:t>for a</w:t>
      </w:r>
      <w:r w:rsidR="00AA6392">
        <w:rPr>
          <w:rFonts w:ascii="Times New Roman" w:eastAsia="Times New Roman" w:hAnsi="Times New Roman" w:cs="Times New Roman"/>
          <w:sz w:val="24"/>
          <w:szCs w:val="24"/>
        </w:rPr>
        <w:t xml:space="preserve"> student</w:t>
      </w:r>
      <w:r w:rsidR="00EE2098" w:rsidRPr="00995F62">
        <w:rPr>
          <w:rFonts w:ascii="Times New Roman" w:eastAsia="Times New Roman" w:hAnsi="Times New Roman" w:cs="Times New Roman"/>
          <w:sz w:val="24"/>
          <w:szCs w:val="24"/>
        </w:rPr>
        <w:t xml:space="preserve"> </w:t>
      </w:r>
      <w:r w:rsidR="00D94D54">
        <w:rPr>
          <w:rFonts w:ascii="Times New Roman" w:eastAsia="Times New Roman" w:hAnsi="Times New Roman" w:cs="Times New Roman"/>
          <w:sz w:val="24"/>
          <w:szCs w:val="24"/>
        </w:rPr>
        <w:t>lab</w:t>
      </w:r>
      <w:r w:rsidR="00244643" w:rsidRPr="00995F62">
        <w:rPr>
          <w:rFonts w:ascii="Times New Roman" w:eastAsia="Times New Roman" w:hAnsi="Times New Roman" w:cs="Times New Roman"/>
          <w:sz w:val="24"/>
          <w:szCs w:val="24"/>
        </w:rPr>
        <w:t>, ha</w:t>
      </w:r>
      <w:r w:rsidR="00D7754D" w:rsidRPr="00995F62">
        <w:rPr>
          <w:rFonts w:ascii="Times New Roman" w:eastAsia="Times New Roman" w:hAnsi="Times New Roman" w:cs="Times New Roman"/>
          <w:sz w:val="24"/>
          <w:szCs w:val="24"/>
        </w:rPr>
        <w:t>ve</w:t>
      </w:r>
      <w:r w:rsidR="00244643" w:rsidRPr="00995F62">
        <w:rPr>
          <w:rFonts w:ascii="Times New Roman" w:eastAsia="Times New Roman" w:hAnsi="Times New Roman" w:cs="Times New Roman"/>
          <w:sz w:val="24"/>
          <w:szCs w:val="24"/>
        </w:rPr>
        <w:t xml:space="preserve"> become </w:t>
      </w:r>
      <w:r w:rsidR="00EE2098" w:rsidRPr="00995F62">
        <w:rPr>
          <w:rFonts w:ascii="Times New Roman" w:eastAsia="Times New Roman" w:hAnsi="Times New Roman" w:cs="Times New Roman"/>
          <w:sz w:val="24"/>
          <w:szCs w:val="24"/>
        </w:rPr>
        <w:t xml:space="preserve">accessible with relative ease. </w:t>
      </w:r>
      <w:r w:rsidR="00AB48B0">
        <w:rPr>
          <w:rFonts w:ascii="Times New Roman" w:eastAsia="Times New Roman" w:hAnsi="Times New Roman" w:cs="Times New Roman"/>
          <w:sz w:val="24"/>
          <w:szCs w:val="24"/>
        </w:rPr>
        <w:t xml:space="preserve">Nonetheless, </w:t>
      </w:r>
      <w:r w:rsidR="000C6C74" w:rsidRPr="00995F62">
        <w:rPr>
          <w:rFonts w:ascii="Times New Roman" w:eastAsia="Times New Roman" w:hAnsi="Times New Roman" w:cs="Times New Roman"/>
          <w:sz w:val="24"/>
          <w:szCs w:val="24"/>
        </w:rPr>
        <w:t xml:space="preserve">there is no report of utilizing Arduino to measure thermoelectric properties in </w:t>
      </w:r>
      <w:proofErr w:type="gramStart"/>
      <w:r w:rsidR="00057250">
        <w:rPr>
          <w:rFonts w:ascii="Times New Roman" w:eastAsia="Times New Roman" w:hAnsi="Times New Roman" w:cs="Times New Roman"/>
          <w:sz w:val="24"/>
          <w:szCs w:val="24"/>
        </w:rPr>
        <w:t xml:space="preserve">the </w:t>
      </w:r>
      <w:r w:rsidR="00057250" w:rsidRPr="00995F62">
        <w:rPr>
          <w:rFonts w:ascii="Times New Roman" w:eastAsia="Times New Roman" w:hAnsi="Times New Roman" w:cs="Times New Roman"/>
          <w:sz w:val="24"/>
          <w:szCs w:val="24"/>
        </w:rPr>
        <w:t>literature</w:t>
      </w:r>
      <w:proofErr w:type="gramEnd"/>
      <w:r w:rsidR="00181D27">
        <w:rPr>
          <w:rFonts w:ascii="Times New Roman" w:eastAsia="Times New Roman" w:hAnsi="Times New Roman" w:cs="Times New Roman"/>
          <w:sz w:val="24"/>
          <w:szCs w:val="24"/>
        </w:rPr>
        <w:t xml:space="preserve">. </w:t>
      </w:r>
    </w:p>
    <w:p w14:paraId="183E5320" w14:textId="55DBB06F" w:rsidR="009D0BDB" w:rsidRPr="00995F62" w:rsidRDefault="000C6C74" w:rsidP="00995F62">
      <w:pPr>
        <w:spacing w:line="480" w:lineRule="auto"/>
        <w:ind w:firstLine="720"/>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t xml:space="preserve">Here, </w:t>
      </w:r>
      <w:r w:rsidR="005C1F33" w:rsidRPr="00995F62">
        <w:rPr>
          <w:rFonts w:ascii="Times New Roman" w:eastAsia="Times New Roman" w:hAnsi="Times New Roman" w:cs="Times New Roman"/>
          <w:sz w:val="24"/>
          <w:szCs w:val="24"/>
        </w:rPr>
        <w:t xml:space="preserve">we </w:t>
      </w:r>
      <w:r w:rsidR="00244643" w:rsidRPr="00995F62">
        <w:rPr>
          <w:rFonts w:ascii="Times New Roman" w:eastAsia="Times New Roman" w:hAnsi="Times New Roman" w:cs="Times New Roman"/>
          <w:sz w:val="24"/>
          <w:szCs w:val="24"/>
        </w:rPr>
        <w:t>present an efficient thermoelectric measurement setup</w:t>
      </w:r>
      <w:r w:rsidR="007F6DBD" w:rsidRPr="00995F62">
        <w:rPr>
          <w:rFonts w:ascii="Times New Roman" w:eastAsia="Times New Roman" w:hAnsi="Times New Roman" w:cs="Times New Roman"/>
          <w:sz w:val="24"/>
          <w:szCs w:val="24"/>
        </w:rPr>
        <w:t xml:space="preserve">, simultaneously measuring both Seebeck coefficient and resistance, thus power factor, </w:t>
      </w:r>
      <w:r w:rsidR="00D94D54">
        <w:rPr>
          <w:rFonts w:ascii="Times New Roman" w:eastAsia="Times New Roman" w:hAnsi="Times New Roman" w:cs="Times New Roman"/>
          <w:sz w:val="24"/>
          <w:szCs w:val="24"/>
        </w:rPr>
        <w:t xml:space="preserve">with </w:t>
      </w:r>
      <w:r w:rsidR="00D7754D" w:rsidRPr="00995F62">
        <w:rPr>
          <w:rFonts w:ascii="Times New Roman" w:eastAsia="Times New Roman" w:hAnsi="Times New Roman" w:cs="Times New Roman"/>
          <w:sz w:val="24"/>
          <w:szCs w:val="24"/>
        </w:rPr>
        <w:t xml:space="preserve">an </w:t>
      </w:r>
      <w:r w:rsidR="005C1F33" w:rsidRPr="00995F62">
        <w:rPr>
          <w:rFonts w:ascii="Times New Roman" w:eastAsia="Times New Roman" w:hAnsi="Times New Roman" w:cs="Times New Roman"/>
          <w:sz w:val="24"/>
          <w:szCs w:val="24"/>
        </w:rPr>
        <w:t>Arduino</w:t>
      </w:r>
      <w:r w:rsidR="0038156A" w:rsidRPr="00995F62">
        <w:rPr>
          <w:rFonts w:ascii="Times New Roman" w:eastAsia="Times New Roman" w:hAnsi="Times New Roman" w:cs="Times New Roman"/>
          <w:sz w:val="24"/>
          <w:szCs w:val="24"/>
        </w:rPr>
        <w:t xml:space="preserve"> board</w:t>
      </w:r>
      <w:r w:rsidR="00D94D54">
        <w:rPr>
          <w:rFonts w:ascii="Times New Roman" w:eastAsia="Times New Roman" w:hAnsi="Times New Roman" w:cs="Times New Roman"/>
          <w:sz w:val="24"/>
          <w:szCs w:val="24"/>
        </w:rPr>
        <w:t xml:space="preserve"> and a LabVIEW user interface</w:t>
      </w:r>
      <w:r w:rsidR="00761F21">
        <w:rPr>
          <w:rFonts w:ascii="Times New Roman" w:eastAsia="Times New Roman" w:hAnsi="Times New Roman" w:cs="Times New Roman"/>
          <w:sz w:val="24"/>
          <w:szCs w:val="24"/>
        </w:rPr>
        <w:t>.</w:t>
      </w:r>
      <w:r w:rsidR="00EE2098" w:rsidRPr="00995F62">
        <w:rPr>
          <w:rFonts w:ascii="Times New Roman" w:eastAsia="Times New Roman" w:hAnsi="Times New Roman" w:cs="Times New Roman"/>
          <w:sz w:val="24"/>
          <w:szCs w:val="24"/>
        </w:rPr>
        <w:t xml:space="preserve"> This setup </w:t>
      </w:r>
      <w:r w:rsidR="00DA33C1">
        <w:rPr>
          <w:rFonts w:ascii="Times New Roman" w:eastAsia="Times New Roman" w:hAnsi="Times New Roman" w:cs="Times New Roman"/>
          <w:sz w:val="24"/>
          <w:szCs w:val="24"/>
        </w:rPr>
        <w:t>was</w:t>
      </w:r>
      <w:r w:rsidR="00EE2098" w:rsidRPr="00995F62">
        <w:rPr>
          <w:rFonts w:ascii="Times New Roman" w:eastAsia="Times New Roman" w:hAnsi="Times New Roman" w:cs="Times New Roman"/>
          <w:sz w:val="24"/>
          <w:szCs w:val="24"/>
        </w:rPr>
        <w:t xml:space="preserve"> </w:t>
      </w:r>
      <w:r w:rsidR="00D94D54">
        <w:rPr>
          <w:rFonts w:ascii="Times New Roman" w:eastAsia="Times New Roman" w:hAnsi="Times New Roman" w:cs="Times New Roman"/>
          <w:sz w:val="24"/>
          <w:szCs w:val="24"/>
        </w:rPr>
        <w:t xml:space="preserve">verified </w:t>
      </w:r>
      <w:r w:rsidR="00EE2098" w:rsidRPr="00995F62">
        <w:rPr>
          <w:rFonts w:ascii="Times New Roman" w:eastAsia="Times New Roman" w:hAnsi="Times New Roman" w:cs="Times New Roman"/>
          <w:sz w:val="24"/>
          <w:szCs w:val="24"/>
        </w:rPr>
        <w:t xml:space="preserve">on a Chromel wire, which </w:t>
      </w:r>
      <w:r w:rsidR="00D07B6E" w:rsidRPr="00995F62">
        <w:rPr>
          <w:rFonts w:ascii="Times New Roman" w:eastAsia="Times New Roman" w:hAnsi="Times New Roman" w:cs="Times New Roman"/>
          <w:sz w:val="24"/>
          <w:szCs w:val="24"/>
        </w:rPr>
        <w:t>has</w:t>
      </w:r>
      <w:r w:rsidR="00EE2098" w:rsidRPr="00995F62">
        <w:rPr>
          <w:rFonts w:ascii="Times New Roman" w:eastAsia="Times New Roman" w:hAnsi="Times New Roman" w:cs="Times New Roman"/>
          <w:sz w:val="24"/>
          <w:szCs w:val="24"/>
        </w:rPr>
        <w:t xml:space="preserve"> well-documented Seebeck coefficient</w:t>
      </w:r>
      <w:r w:rsidR="00EB2E61" w:rsidRPr="00995F62">
        <w:rPr>
          <w:rFonts w:ascii="Times New Roman" w:eastAsia="Times New Roman" w:hAnsi="Times New Roman" w:cs="Times New Roman"/>
          <w:sz w:val="24"/>
          <w:szCs w:val="24"/>
        </w:rPr>
        <w:t>s</w:t>
      </w:r>
      <w:r w:rsidR="00EE2098" w:rsidRPr="00995F62">
        <w:rPr>
          <w:rFonts w:ascii="Times New Roman" w:eastAsia="Times New Roman" w:hAnsi="Times New Roman" w:cs="Times New Roman"/>
          <w:sz w:val="24"/>
          <w:szCs w:val="24"/>
        </w:rPr>
        <w:t xml:space="preserve"> in </w:t>
      </w:r>
      <w:r w:rsidR="00057250">
        <w:rPr>
          <w:rFonts w:ascii="Times New Roman" w:eastAsia="Times New Roman" w:hAnsi="Times New Roman" w:cs="Times New Roman"/>
          <w:sz w:val="24"/>
          <w:szCs w:val="24"/>
        </w:rPr>
        <w:t xml:space="preserve">the </w:t>
      </w:r>
      <w:r w:rsidR="00EE2098" w:rsidRPr="00995F62">
        <w:rPr>
          <w:rFonts w:ascii="Times New Roman" w:eastAsia="Times New Roman" w:hAnsi="Times New Roman" w:cs="Times New Roman"/>
          <w:sz w:val="24"/>
          <w:szCs w:val="24"/>
        </w:rPr>
        <w:t>literature</w:t>
      </w:r>
      <w:r w:rsidR="007F6DBD" w:rsidRPr="00995F62">
        <w:rPr>
          <w:rFonts w:ascii="Times New Roman" w:eastAsia="Times New Roman" w:hAnsi="Times New Roman" w:cs="Times New Roman"/>
          <w:sz w:val="24"/>
          <w:szCs w:val="24"/>
        </w:rPr>
        <w:t>.</w:t>
      </w:r>
      <w:r w:rsidR="00B80322">
        <w:rPr>
          <w:rFonts w:ascii="Times New Roman" w:eastAsia="Times New Roman" w:hAnsi="Times New Roman" w:cs="Times New Roman"/>
          <w:sz w:val="24"/>
          <w:szCs w:val="24"/>
        </w:rPr>
        <w:fldChar w:fldCharType="begin" w:fldLock="1"/>
      </w:r>
      <w:r w:rsidR="00B80322">
        <w:rPr>
          <w:rFonts w:ascii="Times New Roman" w:eastAsia="Times New Roman" w:hAnsi="Times New Roman" w:cs="Times New Roman"/>
          <w:sz w:val="24"/>
          <w:szCs w:val="24"/>
        </w:rPr>
        <w:instrText>ADDIN CSL_CITATION {"citationItems":[{"id":"ITEM-1","itemData":{"ISBN":"981-4021-11-3","author":[{"dropping-particle":"","family":"Bentley","given":"Robin","non-dropping-particle":"","parse-names":false,"suffix":""}],"id":"ITEM-1","issued":{"date-parts":[["1998"]]},"number-of-pages":"27","publisher":"Springer-Verlag Singapore Pte. Ltd.","publisher-place":"Singapore","title":"Theory and Practice of Thermoelectric Thermometry","type":"book"},"uris":["http://www.mendeley.com/documents/?uuid=1f3e0c26-ef9a-343d-835b-58b3d7a8979f"]}],"mendeley":{"formattedCitation":"&lt;sup&gt;2&lt;/sup&gt;","plainTextFormattedCitation":"2","previouslyFormattedCitation":"&lt;sup&gt;2&lt;/sup&gt;"},"properties":{"noteIndex":0},"schema":"https://github.com/citation-style-language/schema/raw/master/csl-citation.json"}</w:instrText>
      </w:r>
      <w:r w:rsidR="00B80322">
        <w:rPr>
          <w:rFonts w:ascii="Times New Roman" w:eastAsia="Times New Roman" w:hAnsi="Times New Roman" w:cs="Times New Roman"/>
          <w:sz w:val="24"/>
          <w:szCs w:val="24"/>
        </w:rPr>
        <w:fldChar w:fldCharType="separate"/>
      </w:r>
      <w:r w:rsidR="00B80322" w:rsidRPr="00B80322">
        <w:rPr>
          <w:rFonts w:ascii="Times New Roman" w:eastAsia="Times New Roman" w:hAnsi="Times New Roman" w:cs="Times New Roman"/>
          <w:noProof/>
          <w:sz w:val="24"/>
          <w:szCs w:val="24"/>
          <w:vertAlign w:val="superscript"/>
        </w:rPr>
        <w:t>2</w:t>
      </w:r>
      <w:r w:rsidR="00B80322">
        <w:rPr>
          <w:rFonts w:ascii="Times New Roman" w:eastAsia="Times New Roman" w:hAnsi="Times New Roman" w:cs="Times New Roman"/>
          <w:sz w:val="24"/>
          <w:szCs w:val="24"/>
        </w:rPr>
        <w:fldChar w:fldCharType="end"/>
      </w:r>
      <w:r w:rsidR="007F6DBD" w:rsidRPr="00995F62">
        <w:rPr>
          <w:rFonts w:ascii="Times New Roman" w:eastAsia="Times New Roman" w:hAnsi="Times New Roman" w:cs="Times New Roman"/>
          <w:sz w:val="24"/>
          <w:szCs w:val="24"/>
        </w:rPr>
        <w:t xml:space="preserve"> </w:t>
      </w:r>
      <w:r w:rsidR="00EB2E61" w:rsidRPr="00995F62">
        <w:rPr>
          <w:rFonts w:ascii="Times New Roman" w:eastAsia="Times New Roman" w:hAnsi="Times New Roman" w:cs="Times New Roman"/>
          <w:sz w:val="24"/>
          <w:szCs w:val="24"/>
        </w:rPr>
        <w:t>S</w:t>
      </w:r>
      <w:r w:rsidR="00EE2098" w:rsidRPr="00995F62">
        <w:rPr>
          <w:rFonts w:ascii="Times New Roman" w:eastAsia="Times New Roman" w:hAnsi="Times New Roman" w:cs="Times New Roman"/>
          <w:sz w:val="24"/>
          <w:szCs w:val="24"/>
        </w:rPr>
        <w:t xml:space="preserve">ubsequently, </w:t>
      </w:r>
      <w:r w:rsidR="009D0BDB" w:rsidRPr="00995F62">
        <w:rPr>
          <w:rFonts w:ascii="Times New Roman" w:eastAsia="Times New Roman" w:hAnsi="Times New Roman" w:cs="Times New Roman"/>
          <w:sz w:val="24"/>
          <w:szCs w:val="24"/>
        </w:rPr>
        <w:t xml:space="preserve">it was used to </w:t>
      </w:r>
      <w:r w:rsidR="00DD701D" w:rsidRPr="00995F62">
        <w:rPr>
          <w:rFonts w:ascii="Times New Roman" w:eastAsia="Times New Roman" w:hAnsi="Times New Roman" w:cs="Times New Roman"/>
          <w:sz w:val="24"/>
          <w:szCs w:val="24"/>
        </w:rPr>
        <w:t xml:space="preserve">measure </w:t>
      </w:r>
      <w:r w:rsidR="004639D5" w:rsidRPr="00995F62">
        <w:rPr>
          <w:rFonts w:ascii="Times New Roman" w:eastAsia="Times New Roman" w:hAnsi="Times New Roman" w:cs="Times New Roman"/>
          <w:sz w:val="24"/>
          <w:szCs w:val="24"/>
        </w:rPr>
        <w:t>a Bi</w:t>
      </w:r>
      <w:r w:rsidR="004639D5" w:rsidRPr="00995F62">
        <w:rPr>
          <w:rFonts w:ascii="Times New Roman" w:eastAsia="Times New Roman" w:hAnsi="Times New Roman" w:cs="Times New Roman"/>
          <w:sz w:val="24"/>
          <w:szCs w:val="24"/>
          <w:vertAlign w:val="subscript"/>
        </w:rPr>
        <w:t>2</w:t>
      </w:r>
      <w:r w:rsidR="004639D5" w:rsidRPr="00995F62">
        <w:rPr>
          <w:rFonts w:ascii="Times New Roman" w:eastAsia="Times New Roman" w:hAnsi="Times New Roman" w:cs="Times New Roman"/>
          <w:sz w:val="24"/>
          <w:szCs w:val="24"/>
        </w:rPr>
        <w:t>Se</w:t>
      </w:r>
      <w:r w:rsidR="004639D5" w:rsidRPr="00995F62">
        <w:rPr>
          <w:rFonts w:ascii="Times New Roman" w:eastAsia="Times New Roman" w:hAnsi="Times New Roman" w:cs="Times New Roman"/>
          <w:sz w:val="24"/>
          <w:szCs w:val="24"/>
          <w:vertAlign w:val="subscript"/>
        </w:rPr>
        <w:t>3</w:t>
      </w:r>
      <w:r w:rsidR="004639D5" w:rsidRPr="00995F62">
        <w:rPr>
          <w:rFonts w:ascii="Times New Roman" w:eastAsia="Times New Roman" w:hAnsi="Times New Roman" w:cs="Times New Roman"/>
          <w:sz w:val="24"/>
          <w:szCs w:val="24"/>
        </w:rPr>
        <w:t xml:space="preserve"> thin film over a range of temperatures</w:t>
      </w:r>
      <w:r w:rsidR="00DD701D" w:rsidRPr="00995F62">
        <w:rPr>
          <w:rFonts w:ascii="Times New Roman" w:eastAsia="Times New Roman" w:hAnsi="Times New Roman" w:cs="Times New Roman"/>
          <w:sz w:val="24"/>
          <w:szCs w:val="24"/>
        </w:rPr>
        <w:t xml:space="preserve"> and co</w:t>
      </w:r>
      <w:r w:rsidR="007F6DBD" w:rsidRPr="00995F62">
        <w:rPr>
          <w:rFonts w:ascii="Times New Roman" w:eastAsia="Times New Roman" w:hAnsi="Times New Roman" w:cs="Times New Roman"/>
          <w:sz w:val="24"/>
          <w:szCs w:val="24"/>
        </w:rPr>
        <w:t>nfirmed that the</w:t>
      </w:r>
      <w:r w:rsidR="009D0BDB" w:rsidRPr="00995F62">
        <w:rPr>
          <w:rFonts w:ascii="Times New Roman" w:eastAsia="Times New Roman" w:hAnsi="Times New Roman" w:cs="Times New Roman"/>
          <w:sz w:val="24"/>
          <w:szCs w:val="24"/>
        </w:rPr>
        <w:t xml:space="preserve"> measured values are </w:t>
      </w:r>
      <w:r w:rsidR="007F6DBD" w:rsidRPr="00995F62">
        <w:rPr>
          <w:rFonts w:ascii="Times New Roman" w:eastAsia="Times New Roman" w:hAnsi="Times New Roman" w:cs="Times New Roman"/>
          <w:sz w:val="24"/>
          <w:szCs w:val="24"/>
        </w:rPr>
        <w:t xml:space="preserve">consistent with </w:t>
      </w:r>
      <w:r w:rsidR="00DD701D" w:rsidRPr="00995F62">
        <w:rPr>
          <w:rFonts w:ascii="Times New Roman" w:eastAsia="Times New Roman" w:hAnsi="Times New Roman" w:cs="Times New Roman"/>
          <w:sz w:val="24"/>
          <w:szCs w:val="24"/>
        </w:rPr>
        <w:t>those in the literature</w:t>
      </w:r>
      <w:r w:rsidR="004639D5" w:rsidRPr="00995F62">
        <w:rPr>
          <w:rFonts w:ascii="Times New Roman" w:eastAsia="Times New Roman" w:hAnsi="Times New Roman" w:cs="Times New Roman"/>
          <w:sz w:val="24"/>
          <w:szCs w:val="24"/>
        </w:rPr>
        <w:t>,</w:t>
      </w:r>
      <w:r w:rsidR="00B80322">
        <w:rPr>
          <w:rFonts w:ascii="Times New Roman" w:eastAsia="Times New Roman" w:hAnsi="Times New Roman" w:cs="Times New Roman"/>
          <w:sz w:val="24"/>
          <w:szCs w:val="24"/>
        </w:rPr>
        <w:fldChar w:fldCharType="begin" w:fldLock="1"/>
      </w:r>
      <w:r w:rsidR="009A06E8">
        <w:rPr>
          <w:rFonts w:ascii="Times New Roman" w:eastAsia="Times New Roman" w:hAnsi="Times New Roman" w:cs="Times New Roman"/>
          <w:sz w:val="24"/>
          <w:szCs w:val="24"/>
        </w:rPr>
        <w:instrText>ADDIN CSL_CITATION {"citationItems":[{"id":"ITEM-1","itemData":{"DOI":"10.1088/1367-2630/18/1/015008","ISSN":"1367-2630","abstract":"We report thermoelectric transport studies on Bi2Se3 topological insulator thin films with varied thickness grown by molecular beam epitaxy. We find that the Seebeck coefficient and thermoelectric power factor decrease systematically with the reduction of film thickness. These experimental observations can be explained quantitatively by theoretical calculations based on realistic electronic band structure of the Bi2Se3 thin films. This work illustrates the crucial role played by the topological surface states on the thermoelectric transport of topological insulators, and sheds new light on further improvement of their thermoelectric performance.","author":[{"dropping-particle":"","family":"Guo","given":"Minghua","non-dropping-particle":"","parse-names":false,"suffix":""},{"dropping-particle":"","family":"Wang","given":"Zhenyu","non-dropping-particle":"","parse-names":false,"suffix":""},{"dropping-particle":"","family":"Xu","given":"Yong","non-dropping-particle":"","parse-names":false,"suffix":""},{"dropping-particle":"","family":"Huang","given":"Huaqing","non-dropping-particle":"","parse-names":false,"suffix":""},{"dropping-particle":"","family":"Zang","given":"Yunyi","non-dropping-particle":"","parse-names":false,"suffix":""},{"dropping-particle":"","family":"Liu","given":"Chang","non-dropping-particle":"","parse-names":false,"suffix":""},{"dropping-particle":"","family":"Duan","given":"Wenhui","non-dropping-particle":"","parse-names":false,"suffix":""},{"dropping-particle":"","family":"Gan","given":"Zhongxue","non-dropping-particle":"","parse-names":false,"suffix":""},{"dropping-particle":"","family":"Zhang","given":"Shou Cheng","non-dropping-particle":"","parse-names":false,"suffix":""},{"dropping-particle":"","family":"He","given":"Ke","non-dropping-particle":"","parse-names":false,"suffix":""},{"dropping-particle":"","family":"Ma","given":"Xucun","non-dropping-particle":"","parse-names":false,"suffix":""},{"dropping-particle":"","family":"Xue","given":"Qikun","non-dropping-particle":"","parse-names":false,"suffix":""},{"dropping-particle":"","family":"Wang","given":"Yayu","non-dropping-particle":"","parse-names":false,"suffix":""}],"container-title":"New Journal of Physics","id":"ITEM-1","issue":"1","issued":{"date-parts":[["2016","1","12"]]},"page":"015008","publisher":"IOP Publishing","title":"Tuning thermoelectricity in a Bi2Se3 topological insulator via varied film thickness","type":"article-journal","volume":"18"},"uris":["http://www.mendeley.com/documents/?uuid=98196042-6448-3f0a-a3ef-1a15430761a6"]}],"mendeley":{"formattedCitation":"&lt;sup&gt;9&lt;/sup&gt;","plainTextFormattedCitation":"9","previouslyFormattedCitation":"&lt;sup&gt;9&lt;/sup&gt;"},"properties":{"noteIndex":0},"schema":"https://github.com/citation-style-language/schema/raw/master/csl-citation.json"}</w:instrText>
      </w:r>
      <w:r w:rsidR="00B80322">
        <w:rPr>
          <w:rFonts w:ascii="Times New Roman" w:eastAsia="Times New Roman" w:hAnsi="Times New Roman" w:cs="Times New Roman"/>
          <w:sz w:val="24"/>
          <w:szCs w:val="24"/>
        </w:rPr>
        <w:fldChar w:fldCharType="separate"/>
      </w:r>
      <w:r w:rsidR="002C57F1" w:rsidRPr="002C57F1">
        <w:rPr>
          <w:rFonts w:ascii="Times New Roman" w:eastAsia="Times New Roman" w:hAnsi="Times New Roman" w:cs="Times New Roman"/>
          <w:noProof/>
          <w:sz w:val="24"/>
          <w:szCs w:val="24"/>
          <w:vertAlign w:val="superscript"/>
        </w:rPr>
        <w:t>9</w:t>
      </w:r>
      <w:r w:rsidR="00B80322">
        <w:rPr>
          <w:rFonts w:ascii="Times New Roman" w:eastAsia="Times New Roman" w:hAnsi="Times New Roman" w:cs="Times New Roman"/>
          <w:sz w:val="24"/>
          <w:szCs w:val="24"/>
        </w:rPr>
        <w:fldChar w:fldCharType="end"/>
      </w:r>
      <w:r w:rsidR="004639D5" w:rsidRPr="00995F62">
        <w:rPr>
          <w:rFonts w:ascii="Times New Roman" w:eastAsia="Times New Roman" w:hAnsi="Times New Roman" w:cs="Times New Roman"/>
          <w:sz w:val="24"/>
          <w:szCs w:val="24"/>
        </w:rPr>
        <w:t xml:space="preserve"> demonstrating that this setup can </w:t>
      </w:r>
      <w:r w:rsidR="00FD5CB5" w:rsidRPr="00995F62">
        <w:rPr>
          <w:rFonts w:ascii="Times New Roman" w:eastAsia="Times New Roman" w:hAnsi="Times New Roman" w:cs="Times New Roman"/>
          <w:sz w:val="24"/>
          <w:szCs w:val="24"/>
        </w:rPr>
        <w:t xml:space="preserve">also </w:t>
      </w:r>
      <w:r w:rsidR="00193022" w:rsidRPr="00995F62">
        <w:rPr>
          <w:rFonts w:ascii="Times New Roman" w:eastAsia="Times New Roman" w:hAnsi="Times New Roman" w:cs="Times New Roman"/>
          <w:sz w:val="24"/>
          <w:szCs w:val="24"/>
        </w:rPr>
        <w:t xml:space="preserve">be </w:t>
      </w:r>
      <w:r w:rsidR="00D07B6E" w:rsidRPr="00995F62">
        <w:rPr>
          <w:rFonts w:ascii="Times New Roman" w:eastAsia="Times New Roman" w:hAnsi="Times New Roman" w:cs="Times New Roman"/>
          <w:sz w:val="24"/>
          <w:szCs w:val="24"/>
        </w:rPr>
        <w:t xml:space="preserve">used </w:t>
      </w:r>
      <w:r w:rsidR="00FD5CB5" w:rsidRPr="00995F62">
        <w:rPr>
          <w:rFonts w:ascii="Times New Roman" w:eastAsia="Times New Roman" w:hAnsi="Times New Roman" w:cs="Times New Roman"/>
          <w:sz w:val="24"/>
          <w:szCs w:val="24"/>
        </w:rPr>
        <w:t>for</w:t>
      </w:r>
      <w:r w:rsidR="004639D5" w:rsidRPr="00995F62">
        <w:rPr>
          <w:rFonts w:ascii="Times New Roman" w:eastAsia="Times New Roman" w:hAnsi="Times New Roman" w:cs="Times New Roman"/>
          <w:sz w:val="24"/>
          <w:szCs w:val="24"/>
        </w:rPr>
        <w:t xml:space="preserve"> </w:t>
      </w:r>
      <w:r w:rsidR="00FD5CB5" w:rsidRPr="00995F62">
        <w:rPr>
          <w:rFonts w:ascii="Times New Roman" w:eastAsia="Times New Roman" w:hAnsi="Times New Roman" w:cs="Times New Roman"/>
          <w:sz w:val="24"/>
          <w:szCs w:val="24"/>
        </w:rPr>
        <w:t xml:space="preserve">frontier </w:t>
      </w:r>
      <w:r w:rsidR="004639D5" w:rsidRPr="00995F62">
        <w:rPr>
          <w:rFonts w:ascii="Times New Roman" w:eastAsia="Times New Roman" w:hAnsi="Times New Roman" w:cs="Times New Roman"/>
          <w:sz w:val="24"/>
          <w:szCs w:val="24"/>
        </w:rPr>
        <w:t xml:space="preserve">materials research. </w:t>
      </w:r>
    </w:p>
    <w:p w14:paraId="233CF2AC" w14:textId="64877D96" w:rsidR="00761F21" w:rsidRDefault="00761F21" w:rsidP="00761F21">
      <w:pPr>
        <w:spacing w:line="480" w:lineRule="auto"/>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w:t>
      </w:r>
      <w:r w:rsidRPr="00995F62">
        <w:rPr>
          <w:rFonts w:ascii="Times New Roman" w:eastAsia="Times New Roman" w:hAnsi="Times New Roman" w:cs="Times New Roman"/>
          <w:sz w:val="24"/>
          <w:szCs w:val="24"/>
        </w:rPr>
        <w:t>n order to</w:t>
      </w:r>
      <w:proofErr w:type="gramEnd"/>
      <w:r w:rsidRPr="00995F62">
        <w:rPr>
          <w:rFonts w:ascii="Times New Roman" w:eastAsia="Times New Roman" w:hAnsi="Times New Roman" w:cs="Times New Roman"/>
          <w:sz w:val="24"/>
          <w:szCs w:val="24"/>
        </w:rPr>
        <w:t xml:space="preserve"> use Arduino for thermoelectric measurement, several challenges need to be overcome. </w:t>
      </w:r>
      <w:r w:rsidR="006C2B22">
        <w:rPr>
          <w:rFonts w:ascii="Times New Roman" w:eastAsia="Times New Roman" w:hAnsi="Times New Roman" w:cs="Times New Roman"/>
          <w:sz w:val="24"/>
          <w:szCs w:val="24"/>
        </w:rPr>
        <w:t>F</w:t>
      </w:r>
      <w:r w:rsidRPr="00995F62">
        <w:rPr>
          <w:rFonts w:ascii="Times New Roman" w:eastAsia="Times New Roman" w:hAnsi="Times New Roman" w:cs="Times New Roman"/>
          <w:sz w:val="24"/>
          <w:szCs w:val="24"/>
        </w:rPr>
        <w:t xml:space="preserve">irst is the poor resolution of the Arduino </w:t>
      </w:r>
      <w:r w:rsidR="000707F7">
        <w:rPr>
          <w:rFonts w:ascii="Times New Roman" w:eastAsia="Times New Roman" w:hAnsi="Times New Roman" w:cs="Times New Roman"/>
          <w:sz w:val="24"/>
          <w:szCs w:val="24"/>
        </w:rPr>
        <w:t>board</w:t>
      </w:r>
      <w:r w:rsidRPr="00995F62">
        <w:rPr>
          <w:rFonts w:ascii="Times New Roman" w:eastAsia="Times New Roman" w:hAnsi="Times New Roman" w:cs="Times New Roman"/>
          <w:sz w:val="24"/>
          <w:szCs w:val="24"/>
        </w:rPr>
        <w:t xml:space="preserve">. Because Arduino is </w:t>
      </w:r>
      <w:ins w:id="9" w:author="Alex Oh" w:date="2025-07-03T14:20:00Z" w16du:dateUtc="2025-07-03T18:20:00Z">
        <w:r w:rsidR="007A1266">
          <w:rPr>
            <w:rFonts w:ascii="Times New Roman" w:eastAsia="Times New Roman" w:hAnsi="Times New Roman" w:cs="Times New Roman"/>
            <w:sz w:val="24"/>
            <w:szCs w:val="24"/>
          </w:rPr>
          <w:t xml:space="preserve">a </w:t>
        </w:r>
      </w:ins>
      <w:r>
        <w:rPr>
          <w:rFonts w:ascii="Times New Roman" w:eastAsia="Times New Roman" w:hAnsi="Times New Roman" w:cs="Times New Roman"/>
          <w:sz w:val="24"/>
          <w:szCs w:val="24"/>
        </w:rPr>
        <w:t>10-bit</w:t>
      </w:r>
      <w:r w:rsidRPr="00995F62">
        <w:rPr>
          <w:rFonts w:ascii="Times New Roman" w:eastAsia="Times New Roman" w:hAnsi="Times New Roman" w:cs="Times New Roman"/>
          <w:sz w:val="24"/>
          <w:szCs w:val="24"/>
        </w:rPr>
        <w:t xml:space="preserve"> system </w:t>
      </w:r>
      <w:r w:rsidRPr="00995F62">
        <w:rPr>
          <w:rFonts w:ascii="Times New Roman" w:eastAsia="Times New Roman" w:hAnsi="Times New Roman" w:cs="Times New Roman"/>
          <w:sz w:val="24"/>
          <w:szCs w:val="24"/>
        </w:rPr>
        <w:lastRenderedPageBreak/>
        <w:t>and operates on the 5 V scale, its resolution is 5</w:t>
      </w:r>
      <w:r w:rsidR="000707F7">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V</w:t>
      </w:r>
      <w:r w:rsidR="000707F7">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w:t>
      </w:r>
      <w:r w:rsidR="000707F7">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2</w:t>
      </w:r>
      <w:r w:rsidRPr="00995F62">
        <w:rPr>
          <w:rFonts w:ascii="Times New Roman" w:eastAsia="Times New Roman" w:hAnsi="Times New Roman" w:cs="Times New Roman"/>
          <w:sz w:val="24"/>
          <w:szCs w:val="24"/>
          <w:vertAlign w:val="superscript"/>
        </w:rPr>
        <w:t>10</w:t>
      </w:r>
      <w:r w:rsidRPr="00995F62">
        <w:rPr>
          <w:rFonts w:ascii="Times New Roman" w:eastAsia="Times New Roman" w:hAnsi="Times New Roman" w:cs="Times New Roman"/>
          <w:sz w:val="24"/>
          <w:szCs w:val="24"/>
        </w:rPr>
        <w:t xml:space="preserve"> = ~5 mV,</w:t>
      </w:r>
      <w:r w:rsidR="00B75FE0">
        <w:rPr>
          <w:rFonts w:ascii="Times New Roman" w:eastAsia="Times New Roman" w:hAnsi="Times New Roman" w:cs="Times New Roman"/>
          <w:sz w:val="24"/>
          <w:szCs w:val="24"/>
        </w:rPr>
        <w:fldChar w:fldCharType="begin" w:fldLock="1"/>
      </w:r>
      <w:r w:rsidR="009A06E8">
        <w:rPr>
          <w:rFonts w:ascii="Times New Roman" w:eastAsia="Times New Roman" w:hAnsi="Times New Roman" w:cs="Times New Roman"/>
          <w:sz w:val="24"/>
          <w:szCs w:val="24"/>
        </w:rPr>
        <w:instrText>ADDIN CSL_CITATION {"citationItems":[{"id":"ITEM-1","itemData":{"author":[{"dropping-particle":"","family":"Arduino","given":"","non-dropping-particle":"","parse-names":false,"suffix":""}],"id":"ITEM-1","issued":{"date-parts":[["2025"]]},"title":"Data Sheet: Arduino Uno R3","type":"report"},"uris":["http://www.mendeley.com/documents/?uuid=0dffc56e-d06b-4960-935b-85e8d516d569"]}],"mendeley":{"formattedCitation":"&lt;sup&gt;10&lt;/sup&gt;","plainTextFormattedCitation":"10","previouslyFormattedCitation":"&lt;sup&gt;10&lt;/sup&gt;"},"properties":{"noteIndex":0},"schema":"https://github.com/citation-style-language/schema/raw/master/csl-citation.json"}</w:instrText>
      </w:r>
      <w:r w:rsidR="00B75FE0">
        <w:rPr>
          <w:rFonts w:ascii="Times New Roman" w:eastAsia="Times New Roman" w:hAnsi="Times New Roman" w:cs="Times New Roman"/>
          <w:sz w:val="24"/>
          <w:szCs w:val="24"/>
        </w:rPr>
        <w:fldChar w:fldCharType="separate"/>
      </w:r>
      <w:r w:rsidR="002C57F1" w:rsidRPr="002C57F1">
        <w:rPr>
          <w:rFonts w:ascii="Times New Roman" w:eastAsia="Times New Roman" w:hAnsi="Times New Roman" w:cs="Times New Roman"/>
          <w:noProof/>
          <w:sz w:val="24"/>
          <w:szCs w:val="24"/>
          <w:vertAlign w:val="superscript"/>
        </w:rPr>
        <w:t>10</w:t>
      </w:r>
      <w:r w:rsidR="00B75FE0">
        <w:rPr>
          <w:rFonts w:ascii="Times New Roman" w:eastAsia="Times New Roman" w:hAnsi="Times New Roman" w:cs="Times New Roman"/>
          <w:sz w:val="24"/>
          <w:szCs w:val="24"/>
        </w:rPr>
        <w:fldChar w:fldCharType="end"/>
      </w:r>
      <w:r w:rsidRPr="00995F62">
        <w:rPr>
          <w:rFonts w:ascii="Times New Roman" w:eastAsia="Times New Roman" w:hAnsi="Times New Roman" w:cs="Times New Roman"/>
          <w:sz w:val="24"/>
          <w:szCs w:val="24"/>
        </w:rPr>
        <w:t xml:space="preserve"> which is too large to measure</w:t>
      </w:r>
      <w:r w:rsidR="00AB5C33">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thermoelectric voltages</w:t>
      </w:r>
      <w:r w:rsidR="00AB5C33">
        <w:rPr>
          <w:rFonts w:ascii="Times New Roman" w:eastAsia="Times New Roman" w:hAnsi="Times New Roman" w:cs="Times New Roman"/>
          <w:sz w:val="24"/>
          <w:szCs w:val="24"/>
        </w:rPr>
        <w:t>, which can be well below ~1 mV</w:t>
      </w:r>
      <w:r w:rsidRPr="00995F62">
        <w:rPr>
          <w:rFonts w:ascii="Times New Roman" w:eastAsia="Times New Roman" w:hAnsi="Times New Roman" w:cs="Times New Roman"/>
          <w:sz w:val="24"/>
          <w:szCs w:val="24"/>
        </w:rPr>
        <w:t xml:space="preserve">. Moreover, for temperature-dependent thermoelectric properties, </w:t>
      </w:r>
      <w:r>
        <w:rPr>
          <w:rFonts w:ascii="Times New Roman" w:eastAsia="Times New Roman" w:hAnsi="Times New Roman" w:cs="Times New Roman"/>
          <w:sz w:val="24"/>
          <w:szCs w:val="24"/>
        </w:rPr>
        <w:t>we need to precisely control the temperature and its gradient across the sample</w:t>
      </w:r>
      <w:del w:id="10" w:author="Alex Oh" w:date="2025-07-03T14:20:00Z" w16du:dateUtc="2025-07-03T18:20:00Z">
        <w:r w:rsidDel="007A1266">
          <w:rPr>
            <w:rFonts w:ascii="Times New Roman" w:eastAsia="Times New Roman" w:hAnsi="Times New Roman" w:cs="Times New Roman"/>
            <w:sz w:val="24"/>
            <w:szCs w:val="24"/>
          </w:rPr>
          <w:delText>,</w:delText>
        </w:r>
      </w:del>
      <w:r w:rsidRPr="00995F62">
        <w:rPr>
          <w:rFonts w:ascii="Times New Roman" w:eastAsia="Times New Roman" w:hAnsi="Times New Roman" w:cs="Times New Roman"/>
          <w:sz w:val="24"/>
          <w:szCs w:val="24"/>
        </w:rPr>
        <w:t xml:space="preserve"> while measuring the small thermoelectric </w:t>
      </w:r>
      <w:r w:rsidR="00D94D54">
        <w:rPr>
          <w:rFonts w:ascii="Times New Roman" w:eastAsia="Times New Roman" w:hAnsi="Times New Roman" w:cs="Times New Roman"/>
          <w:sz w:val="24"/>
          <w:szCs w:val="24"/>
        </w:rPr>
        <w:t>signals</w:t>
      </w:r>
      <w:r w:rsidRPr="00995F6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We also need to find a way to measure ele</w:t>
      </w:r>
      <w:r w:rsidRPr="00995F62">
        <w:rPr>
          <w:rFonts w:ascii="Times New Roman" w:eastAsia="Times New Roman" w:hAnsi="Times New Roman" w:cs="Times New Roman"/>
          <w:sz w:val="24"/>
          <w:szCs w:val="24"/>
        </w:rPr>
        <w:t xml:space="preserve">ctrical resistance </w:t>
      </w:r>
      <w:r>
        <w:rPr>
          <w:rFonts w:ascii="Times New Roman" w:eastAsia="Times New Roman" w:hAnsi="Times New Roman" w:cs="Times New Roman"/>
          <w:sz w:val="24"/>
          <w:szCs w:val="24"/>
        </w:rPr>
        <w:t xml:space="preserve">as well as </w:t>
      </w:r>
      <w:ins w:id="11" w:author="Alex Oh" w:date="2025-07-03T14:21:00Z" w16du:dateUtc="2025-07-03T18:21:00Z">
        <w:r w:rsidR="007A1266">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Seebeck coefficient for the power factor. Furthermore, for this setup to be effectively utilized for </w:t>
      </w:r>
      <w:r w:rsidR="00AA6392">
        <w:rPr>
          <w:rFonts w:ascii="Times New Roman" w:eastAsia="Times New Roman" w:hAnsi="Times New Roman" w:cs="Times New Roman"/>
          <w:sz w:val="24"/>
          <w:szCs w:val="24"/>
        </w:rPr>
        <w:t>student</w:t>
      </w:r>
      <w:r>
        <w:rPr>
          <w:rFonts w:ascii="Times New Roman" w:eastAsia="Times New Roman" w:hAnsi="Times New Roman" w:cs="Times New Roman"/>
          <w:sz w:val="24"/>
          <w:szCs w:val="24"/>
        </w:rPr>
        <w:t xml:space="preserve"> labs, we need to find a simple way to make electrical contacts to the samples. </w:t>
      </w:r>
      <w:r w:rsidR="00E26A9D">
        <w:rPr>
          <w:rFonts w:ascii="Times New Roman" w:eastAsia="Times New Roman" w:hAnsi="Times New Roman" w:cs="Times New Roman"/>
          <w:sz w:val="24"/>
          <w:szCs w:val="24"/>
        </w:rPr>
        <w:t>With the setup described below, w</w:t>
      </w:r>
      <w:r>
        <w:rPr>
          <w:rFonts w:ascii="Times New Roman" w:eastAsia="Times New Roman" w:hAnsi="Times New Roman" w:cs="Times New Roman"/>
          <w:sz w:val="24"/>
          <w:szCs w:val="24"/>
        </w:rPr>
        <w:t xml:space="preserve">e have successfully </w:t>
      </w:r>
      <w:r w:rsidR="00F7667D">
        <w:rPr>
          <w:rFonts w:ascii="Times New Roman" w:eastAsia="Times New Roman" w:hAnsi="Times New Roman" w:cs="Times New Roman"/>
          <w:sz w:val="24"/>
          <w:szCs w:val="24"/>
        </w:rPr>
        <w:t>addressed a</w:t>
      </w:r>
      <w:r>
        <w:rPr>
          <w:rFonts w:ascii="Times New Roman" w:eastAsia="Times New Roman" w:hAnsi="Times New Roman" w:cs="Times New Roman"/>
          <w:sz w:val="24"/>
          <w:szCs w:val="24"/>
        </w:rPr>
        <w:t xml:space="preserve">ll these </w:t>
      </w:r>
      <w:r w:rsidR="00E26A9D">
        <w:rPr>
          <w:rFonts w:ascii="Times New Roman" w:eastAsia="Times New Roman" w:hAnsi="Times New Roman" w:cs="Times New Roman"/>
          <w:sz w:val="24"/>
          <w:szCs w:val="24"/>
        </w:rPr>
        <w:t>challenges</w:t>
      </w:r>
      <w:r>
        <w:rPr>
          <w:rFonts w:ascii="Times New Roman" w:eastAsia="Times New Roman" w:hAnsi="Times New Roman" w:cs="Times New Roman"/>
          <w:sz w:val="24"/>
          <w:szCs w:val="24"/>
        </w:rPr>
        <w:t xml:space="preserve">. </w:t>
      </w:r>
    </w:p>
    <w:p w14:paraId="0E6B500D" w14:textId="77777777" w:rsidR="001C38FE" w:rsidRPr="00995F62" w:rsidRDefault="001C38FE" w:rsidP="00995F62">
      <w:pPr>
        <w:spacing w:line="480" w:lineRule="auto"/>
        <w:ind w:firstLine="720"/>
        <w:jc w:val="both"/>
        <w:rPr>
          <w:rFonts w:ascii="Times New Roman" w:eastAsia="Times New Roman" w:hAnsi="Times New Roman" w:cs="Times New Roman"/>
          <w:sz w:val="24"/>
          <w:szCs w:val="24"/>
        </w:rPr>
      </w:pPr>
    </w:p>
    <w:p w14:paraId="3A921942" w14:textId="2DB1E572" w:rsidR="00205685" w:rsidRPr="00995F62" w:rsidRDefault="00296A9D" w:rsidP="00DB597E">
      <w:pPr>
        <w:pStyle w:val="ListParagraph"/>
        <w:numPr>
          <w:ilvl w:val="0"/>
          <w:numId w:val="2"/>
        </w:numPr>
        <w:spacing w:line="480" w:lineRule="auto"/>
        <w:ind w:left="360" w:hanging="360"/>
        <w:jc w:val="both"/>
        <w:rPr>
          <w:rFonts w:ascii="Times New Roman" w:eastAsia="Times New Roman" w:hAnsi="Times New Roman" w:cs="Times New Roman"/>
          <w:b/>
          <w:sz w:val="24"/>
          <w:szCs w:val="24"/>
        </w:rPr>
      </w:pPr>
      <w:r w:rsidRPr="00995F62">
        <w:rPr>
          <w:rFonts w:ascii="Times New Roman" w:eastAsia="Times New Roman" w:hAnsi="Times New Roman" w:cs="Times New Roman"/>
          <w:b/>
          <w:sz w:val="24"/>
          <w:szCs w:val="24"/>
        </w:rPr>
        <w:t>MATERIALS</w:t>
      </w:r>
    </w:p>
    <w:p w14:paraId="013F4B17" w14:textId="0C1E1D33" w:rsidR="009C1B1F" w:rsidRDefault="00046AF6" w:rsidP="00296A9D">
      <w:pPr>
        <w:spacing w:line="480" w:lineRule="auto"/>
        <w:ind w:firstLine="720"/>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t xml:space="preserve">Two thermoelectric heaters/coolers (model </w:t>
      </w:r>
      <w:r w:rsidR="006C45EA" w:rsidRPr="00995F62">
        <w:rPr>
          <w:rFonts w:ascii="Times New Roman" w:eastAsia="Times New Roman" w:hAnsi="Times New Roman" w:cs="Times New Roman"/>
          <w:sz w:val="24"/>
          <w:szCs w:val="24"/>
        </w:rPr>
        <w:t>TEC1-</w:t>
      </w:r>
      <w:r w:rsidRPr="00995F62">
        <w:rPr>
          <w:rFonts w:ascii="Times New Roman" w:eastAsia="Times New Roman" w:hAnsi="Times New Roman" w:cs="Times New Roman"/>
          <w:sz w:val="24"/>
          <w:szCs w:val="24"/>
        </w:rPr>
        <w:t>12706) were used to heat the two sides of the sample</w:t>
      </w:r>
      <w:r w:rsidR="00DA33C1">
        <w:rPr>
          <w:rFonts w:ascii="Times New Roman" w:eastAsia="Times New Roman" w:hAnsi="Times New Roman" w:cs="Times New Roman"/>
          <w:sz w:val="24"/>
          <w:szCs w:val="24"/>
        </w:rPr>
        <w:t xml:space="preserve"> (see Fig. 1 and 2)</w:t>
      </w:r>
      <w:r w:rsidR="002B362F">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 </w:t>
      </w:r>
      <w:r w:rsidR="002B362F">
        <w:rPr>
          <w:rFonts w:ascii="Times New Roman" w:eastAsia="Times New Roman" w:hAnsi="Times New Roman" w:cs="Times New Roman"/>
          <w:sz w:val="24"/>
          <w:szCs w:val="24"/>
        </w:rPr>
        <w:t xml:space="preserve">In </w:t>
      </w:r>
      <w:r w:rsidRPr="00995F62">
        <w:rPr>
          <w:rFonts w:ascii="Times New Roman" w:eastAsia="Times New Roman" w:hAnsi="Times New Roman" w:cs="Times New Roman"/>
          <w:sz w:val="24"/>
          <w:szCs w:val="24"/>
        </w:rPr>
        <w:t>this study</w:t>
      </w:r>
      <w:r w:rsidR="002B362F">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 </w:t>
      </w:r>
      <w:r w:rsidR="002B362F">
        <w:rPr>
          <w:rFonts w:ascii="Times New Roman" w:eastAsia="Times New Roman" w:hAnsi="Times New Roman" w:cs="Times New Roman"/>
          <w:sz w:val="24"/>
          <w:szCs w:val="24"/>
        </w:rPr>
        <w:t xml:space="preserve">we used them as heaters, but </w:t>
      </w:r>
      <w:r w:rsidRPr="00995F62">
        <w:rPr>
          <w:rFonts w:ascii="Times New Roman" w:eastAsia="Times New Roman" w:hAnsi="Times New Roman" w:cs="Times New Roman"/>
          <w:sz w:val="24"/>
          <w:szCs w:val="24"/>
        </w:rPr>
        <w:t xml:space="preserve">they </w:t>
      </w:r>
      <w:r w:rsidR="002B362F">
        <w:rPr>
          <w:rFonts w:ascii="Times New Roman" w:eastAsia="Times New Roman" w:hAnsi="Times New Roman" w:cs="Times New Roman"/>
          <w:sz w:val="24"/>
          <w:szCs w:val="24"/>
        </w:rPr>
        <w:t xml:space="preserve">can </w:t>
      </w:r>
      <w:del w:id="12" w:author="Alex Oh" w:date="2025-07-03T14:22:00Z" w16du:dateUtc="2025-07-03T18:22:00Z">
        <w:r w:rsidR="002B362F" w:rsidDel="007E2131">
          <w:rPr>
            <w:rFonts w:ascii="Times New Roman" w:eastAsia="Times New Roman" w:hAnsi="Times New Roman" w:cs="Times New Roman"/>
            <w:sz w:val="24"/>
            <w:szCs w:val="24"/>
          </w:rPr>
          <w:delText xml:space="preserve">be </w:delText>
        </w:r>
        <w:r w:rsidR="00461531" w:rsidDel="007E2131">
          <w:rPr>
            <w:rFonts w:ascii="Times New Roman" w:eastAsia="Times New Roman" w:hAnsi="Times New Roman" w:cs="Times New Roman"/>
            <w:sz w:val="24"/>
            <w:szCs w:val="24"/>
          </w:rPr>
          <w:delText>also</w:delText>
        </w:r>
      </w:del>
      <w:ins w:id="13" w:author="Alex Oh" w:date="2025-07-03T14:22:00Z" w16du:dateUtc="2025-07-03T18:22:00Z">
        <w:r w:rsidR="007E2131">
          <w:rPr>
            <w:rFonts w:ascii="Times New Roman" w:eastAsia="Times New Roman" w:hAnsi="Times New Roman" w:cs="Times New Roman"/>
            <w:sz w:val="24"/>
            <w:szCs w:val="24"/>
          </w:rPr>
          <w:t>also be</w:t>
        </w:r>
      </w:ins>
      <w:r w:rsidR="00461531">
        <w:rPr>
          <w:rFonts w:ascii="Times New Roman" w:eastAsia="Times New Roman" w:hAnsi="Times New Roman" w:cs="Times New Roman"/>
          <w:sz w:val="24"/>
          <w:szCs w:val="24"/>
        </w:rPr>
        <w:t xml:space="preserve"> </w:t>
      </w:r>
      <w:r w:rsidR="002B362F">
        <w:rPr>
          <w:rFonts w:ascii="Times New Roman" w:eastAsia="Times New Roman" w:hAnsi="Times New Roman" w:cs="Times New Roman"/>
          <w:sz w:val="24"/>
          <w:szCs w:val="24"/>
        </w:rPr>
        <w:t xml:space="preserve">used as coolers to study thermoelectric properties below room temperature. </w:t>
      </w:r>
      <w:r w:rsidRPr="00995F62">
        <w:rPr>
          <w:rFonts w:ascii="Times New Roman" w:eastAsia="Times New Roman" w:hAnsi="Times New Roman" w:cs="Times New Roman"/>
          <w:sz w:val="24"/>
          <w:szCs w:val="24"/>
        </w:rPr>
        <w:t>These heaters are flat plates that use thermoelectrics to heat one face and cool the other when electricity is supplied</w:t>
      </w:r>
      <w:del w:id="14" w:author="Alex Oh" w:date="2025-07-03T14:22:00Z" w16du:dateUtc="2025-07-03T18:22:00Z">
        <w:r w:rsidR="00461531" w:rsidDel="00D432C1">
          <w:rPr>
            <w:rFonts w:ascii="Times New Roman" w:eastAsia="Times New Roman" w:hAnsi="Times New Roman" w:cs="Times New Roman"/>
            <w:sz w:val="24"/>
            <w:szCs w:val="24"/>
          </w:rPr>
          <w:delText xml:space="preserve">: </w:delText>
        </w:r>
      </w:del>
      <w:ins w:id="15" w:author="Alex Oh" w:date="2025-07-03T14:22:00Z" w16du:dateUtc="2025-07-03T18:22:00Z">
        <w:r w:rsidR="00D432C1">
          <w:rPr>
            <w:rFonts w:ascii="Times New Roman" w:eastAsia="Times New Roman" w:hAnsi="Times New Roman" w:cs="Times New Roman"/>
            <w:sz w:val="24"/>
            <w:szCs w:val="24"/>
          </w:rPr>
          <w:t>;</w:t>
        </w:r>
        <w:r w:rsidR="00D432C1">
          <w:rPr>
            <w:rFonts w:ascii="Times New Roman" w:eastAsia="Times New Roman" w:hAnsi="Times New Roman" w:cs="Times New Roman"/>
            <w:sz w:val="24"/>
            <w:szCs w:val="24"/>
          </w:rPr>
          <w:t xml:space="preserve"> </w:t>
        </w:r>
      </w:ins>
      <w:r w:rsidR="00461531">
        <w:rPr>
          <w:rFonts w:ascii="Times New Roman" w:eastAsia="Times New Roman" w:hAnsi="Times New Roman" w:cs="Times New Roman"/>
          <w:sz w:val="24"/>
          <w:szCs w:val="24"/>
        </w:rPr>
        <w:t xml:space="preserve">thus, by reversing the current flow direction, they can be converted to coolers. </w:t>
      </w:r>
      <w:r w:rsidRPr="00995F62">
        <w:rPr>
          <w:rFonts w:ascii="Times New Roman" w:eastAsia="Times New Roman" w:hAnsi="Times New Roman" w:cs="Times New Roman"/>
          <w:sz w:val="24"/>
          <w:szCs w:val="24"/>
        </w:rPr>
        <w:t xml:space="preserve">They can cool or heat from </w:t>
      </w:r>
      <w:r w:rsidR="00461531">
        <w:rPr>
          <w:rFonts w:ascii="Times New Roman" w:eastAsia="Times New Roman" w:hAnsi="Times New Roman" w:cs="Times New Roman"/>
          <w:sz w:val="24"/>
          <w:szCs w:val="24"/>
        </w:rPr>
        <w:t xml:space="preserve">below </w:t>
      </w:r>
      <w:r w:rsidRPr="00995F62">
        <w:rPr>
          <w:rFonts w:ascii="Times New Roman" w:eastAsia="Times New Roman" w:hAnsi="Times New Roman" w:cs="Times New Roman"/>
          <w:sz w:val="24"/>
          <w:szCs w:val="24"/>
        </w:rPr>
        <w:t xml:space="preserve">0 </w:t>
      </w:r>
      <w:r w:rsidR="00461531">
        <w:rPr>
          <w:rFonts w:ascii="Times New Roman" w:eastAsia="Times New Roman" w:hAnsi="Times New Roman" w:cs="Times New Roman"/>
          <w:sz w:val="24"/>
          <w:szCs w:val="24"/>
        </w:rPr>
        <w:t xml:space="preserve">˚C </w:t>
      </w:r>
      <w:r w:rsidRPr="00995F62">
        <w:rPr>
          <w:rFonts w:ascii="Times New Roman" w:eastAsia="Times New Roman" w:hAnsi="Times New Roman" w:cs="Times New Roman"/>
          <w:sz w:val="24"/>
          <w:szCs w:val="24"/>
        </w:rPr>
        <w:t xml:space="preserve">to ~100 </w:t>
      </w:r>
      <w:r w:rsidR="00461531">
        <w:rPr>
          <w:rFonts w:ascii="Times New Roman" w:eastAsia="Times New Roman" w:hAnsi="Times New Roman" w:cs="Times New Roman"/>
          <w:sz w:val="24"/>
          <w:szCs w:val="24"/>
        </w:rPr>
        <w:t>˚C</w:t>
      </w:r>
      <w:r w:rsidRPr="00995F62">
        <w:rPr>
          <w:rFonts w:ascii="Times New Roman" w:eastAsia="Times New Roman" w:hAnsi="Times New Roman" w:cs="Times New Roman"/>
          <w:sz w:val="24"/>
          <w:szCs w:val="24"/>
        </w:rPr>
        <w:t xml:space="preserve">. </w:t>
      </w:r>
      <w:r w:rsidR="00507854">
        <w:rPr>
          <w:rFonts w:ascii="Times New Roman" w:eastAsia="Times New Roman" w:hAnsi="Times New Roman" w:cs="Times New Roman"/>
          <w:sz w:val="24"/>
          <w:szCs w:val="24"/>
        </w:rPr>
        <w:t>A</w:t>
      </w:r>
      <w:r w:rsidRPr="00995F62">
        <w:rPr>
          <w:rFonts w:ascii="Times New Roman" w:eastAsia="Times New Roman" w:hAnsi="Times New Roman" w:cs="Times New Roman"/>
          <w:sz w:val="24"/>
          <w:szCs w:val="24"/>
        </w:rPr>
        <w:t xml:space="preserve"> general-purpose power supply that can provide more than 10 volts and 3 amps was used to power the heaters, and two conducting aluminum </w:t>
      </w:r>
      <w:proofErr w:type="spellStart"/>
      <w:r w:rsidRPr="00995F62">
        <w:rPr>
          <w:rFonts w:ascii="Times New Roman" w:eastAsia="Times New Roman" w:hAnsi="Times New Roman" w:cs="Times New Roman"/>
          <w:sz w:val="24"/>
          <w:szCs w:val="24"/>
        </w:rPr>
        <w:t>Easycargo</w:t>
      </w:r>
      <w:proofErr w:type="spellEnd"/>
      <w:r w:rsidRPr="00995F62">
        <w:rPr>
          <w:rFonts w:ascii="Times New Roman" w:eastAsia="Times New Roman" w:hAnsi="Times New Roman" w:cs="Times New Roman"/>
          <w:sz w:val="24"/>
          <w:szCs w:val="24"/>
        </w:rPr>
        <w:t xml:space="preserve"> heat sinks (model 404010B10-8810) were used to equalize the temperature of the cooling side of the heaters to the ambient. K-type thermocouple wires that contain Chromel and </w:t>
      </w:r>
      <w:proofErr w:type="spellStart"/>
      <w:r w:rsidRPr="00995F62">
        <w:rPr>
          <w:rFonts w:ascii="Times New Roman" w:eastAsia="Times New Roman" w:hAnsi="Times New Roman" w:cs="Times New Roman"/>
          <w:sz w:val="24"/>
          <w:szCs w:val="24"/>
        </w:rPr>
        <w:t>Alumel</w:t>
      </w:r>
      <w:proofErr w:type="spellEnd"/>
      <w:r w:rsidRPr="00995F62">
        <w:rPr>
          <w:rFonts w:ascii="Times New Roman" w:eastAsia="Times New Roman" w:hAnsi="Times New Roman" w:cs="Times New Roman"/>
          <w:sz w:val="24"/>
          <w:szCs w:val="24"/>
        </w:rPr>
        <w:t xml:space="preserve"> with AWG 3</w:t>
      </w:r>
      <w:r w:rsidR="00E12C23" w:rsidRPr="00995F62">
        <w:rPr>
          <w:rFonts w:ascii="Times New Roman" w:eastAsia="Times New Roman" w:hAnsi="Times New Roman" w:cs="Times New Roman"/>
          <w:sz w:val="24"/>
          <w:szCs w:val="24"/>
        </w:rPr>
        <w:t>0</w:t>
      </w:r>
      <w:r w:rsidRPr="00995F62">
        <w:rPr>
          <w:rFonts w:ascii="Times New Roman" w:eastAsia="Times New Roman" w:hAnsi="Times New Roman" w:cs="Times New Roman"/>
          <w:sz w:val="24"/>
          <w:szCs w:val="24"/>
        </w:rPr>
        <w:t xml:space="preserve"> (0.</w:t>
      </w:r>
      <w:r w:rsidR="00E12C23" w:rsidRPr="00995F62">
        <w:rPr>
          <w:rFonts w:ascii="Times New Roman" w:eastAsia="Times New Roman" w:hAnsi="Times New Roman" w:cs="Times New Roman"/>
          <w:sz w:val="24"/>
          <w:szCs w:val="24"/>
        </w:rPr>
        <w:t>254</w:t>
      </w:r>
      <w:r w:rsidRPr="00995F62">
        <w:rPr>
          <w:rFonts w:ascii="Times New Roman" w:eastAsia="Times New Roman" w:hAnsi="Times New Roman" w:cs="Times New Roman"/>
          <w:sz w:val="24"/>
          <w:szCs w:val="24"/>
        </w:rPr>
        <w:t xml:space="preserve"> mm diameter) from Minnesota Measurement Instruments were used for the temperature measurement. Copper tape held </w:t>
      </w:r>
      <w:r w:rsidR="00245B0B" w:rsidRPr="00995F62">
        <w:rPr>
          <w:rFonts w:ascii="Times New Roman" w:eastAsia="Times New Roman" w:hAnsi="Times New Roman" w:cs="Times New Roman"/>
          <w:sz w:val="24"/>
          <w:szCs w:val="24"/>
        </w:rPr>
        <w:t xml:space="preserve">the </w:t>
      </w:r>
      <w:r w:rsidRPr="00995F62">
        <w:rPr>
          <w:rFonts w:ascii="Times New Roman" w:eastAsia="Times New Roman" w:hAnsi="Times New Roman" w:cs="Times New Roman"/>
          <w:sz w:val="24"/>
          <w:szCs w:val="24"/>
        </w:rPr>
        <w:t>wires together</w:t>
      </w:r>
      <w:r w:rsidR="00B673BE">
        <w:rPr>
          <w:rFonts w:ascii="Times New Roman" w:eastAsia="Times New Roman" w:hAnsi="Times New Roman" w:cs="Times New Roman"/>
          <w:sz w:val="24"/>
          <w:szCs w:val="24"/>
        </w:rPr>
        <w:t xml:space="preserve"> on the heaters</w:t>
      </w:r>
      <w:r w:rsidR="00507854">
        <w:rPr>
          <w:rFonts w:ascii="Times New Roman" w:eastAsia="Times New Roman" w:hAnsi="Times New Roman" w:cs="Times New Roman"/>
          <w:sz w:val="24"/>
          <w:szCs w:val="24"/>
        </w:rPr>
        <w:t xml:space="preserve"> (Fig. 1(b))</w:t>
      </w:r>
      <w:r w:rsidR="00245B0B" w:rsidRPr="00995F62">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 Three Adafruit Analog Output K-Type </w:t>
      </w:r>
      <w:r w:rsidR="00461531">
        <w:rPr>
          <w:rFonts w:ascii="Times New Roman" w:eastAsia="Times New Roman" w:hAnsi="Times New Roman" w:cs="Times New Roman"/>
          <w:sz w:val="24"/>
          <w:szCs w:val="24"/>
        </w:rPr>
        <w:t>t</w:t>
      </w:r>
      <w:r w:rsidRPr="00995F62">
        <w:rPr>
          <w:rFonts w:ascii="Times New Roman" w:eastAsia="Times New Roman" w:hAnsi="Times New Roman" w:cs="Times New Roman"/>
          <w:sz w:val="24"/>
          <w:szCs w:val="24"/>
        </w:rPr>
        <w:t xml:space="preserve">hermocouple </w:t>
      </w:r>
      <w:r w:rsidR="00461531">
        <w:rPr>
          <w:rFonts w:ascii="Times New Roman" w:eastAsia="Times New Roman" w:hAnsi="Times New Roman" w:cs="Times New Roman"/>
          <w:sz w:val="24"/>
          <w:szCs w:val="24"/>
        </w:rPr>
        <w:t>a</w:t>
      </w:r>
      <w:r w:rsidRPr="00995F62">
        <w:rPr>
          <w:rFonts w:ascii="Times New Roman" w:eastAsia="Times New Roman" w:hAnsi="Times New Roman" w:cs="Times New Roman"/>
          <w:sz w:val="24"/>
          <w:szCs w:val="24"/>
        </w:rPr>
        <w:t xml:space="preserve">mplifiers (model AD8495) measured and amplified the voltage signals from the thermocouple wires. Three ‎BOJACK N-MOSFET transistors (model RFP30N06LE) were </w:t>
      </w:r>
      <w:r w:rsidRPr="00995F62">
        <w:rPr>
          <w:rFonts w:ascii="Times New Roman" w:eastAsia="Times New Roman" w:hAnsi="Times New Roman" w:cs="Times New Roman"/>
          <w:sz w:val="24"/>
          <w:szCs w:val="24"/>
        </w:rPr>
        <w:lastRenderedPageBreak/>
        <w:t xml:space="preserve">used for the Proportional-Integral-Derivative (PID) temperature control system and the resistance measurement. An </w:t>
      </w:r>
      <w:proofErr w:type="spellStart"/>
      <w:r w:rsidRPr="00995F62">
        <w:rPr>
          <w:rFonts w:ascii="Times New Roman" w:eastAsia="Times New Roman" w:hAnsi="Times New Roman" w:cs="Times New Roman"/>
          <w:sz w:val="24"/>
          <w:szCs w:val="24"/>
        </w:rPr>
        <w:t>Aexit</w:t>
      </w:r>
      <w:proofErr w:type="spellEnd"/>
      <w:r w:rsidRPr="00995F62">
        <w:rPr>
          <w:rFonts w:ascii="Times New Roman" w:eastAsia="Times New Roman" w:hAnsi="Times New Roman" w:cs="Times New Roman"/>
          <w:sz w:val="24"/>
          <w:szCs w:val="24"/>
        </w:rPr>
        <w:t xml:space="preserve"> TO-3 transistor heat sink was used to dissipate heat from the transistors. One Arduino</w:t>
      </w:r>
      <w:r w:rsidR="00426D93">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UNO</w:t>
      </w:r>
      <w:r w:rsidR="00426D93">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R</w:t>
      </w:r>
      <w:r w:rsidR="00B571FD">
        <w:rPr>
          <w:rFonts w:ascii="Times New Roman" w:eastAsia="Times New Roman" w:hAnsi="Times New Roman" w:cs="Times New Roman"/>
          <w:sz w:val="24"/>
          <w:szCs w:val="24"/>
        </w:rPr>
        <w:t>ev</w:t>
      </w:r>
      <w:r w:rsidRPr="00995F62">
        <w:rPr>
          <w:rFonts w:ascii="Times New Roman" w:eastAsia="Times New Roman" w:hAnsi="Times New Roman" w:cs="Times New Roman"/>
          <w:sz w:val="24"/>
          <w:szCs w:val="24"/>
        </w:rPr>
        <w:t>3 circuit board was used to receive the voltage input, control the setup, and communicate with a computer</w:t>
      </w:r>
      <w:r w:rsidR="001A5C32">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 Two EC Buying PWM-to-analog converters</w:t>
      </w:r>
      <w:r w:rsidR="00507854">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were</w:t>
      </w:r>
      <w:r w:rsidR="00507854">
        <w:rPr>
          <w:rFonts w:ascii="Times New Roman" w:eastAsia="Times New Roman" w:hAnsi="Times New Roman" w:cs="Times New Roman"/>
          <w:sz w:val="24"/>
          <w:szCs w:val="24"/>
        </w:rPr>
        <w:t xml:space="preserve"> used</w:t>
      </w:r>
      <w:r w:rsidRPr="00995F62">
        <w:rPr>
          <w:rFonts w:ascii="Times New Roman" w:eastAsia="Times New Roman" w:hAnsi="Times New Roman" w:cs="Times New Roman"/>
          <w:sz w:val="24"/>
          <w:szCs w:val="24"/>
        </w:rPr>
        <w:t xml:space="preserve"> to turn the </w:t>
      </w:r>
      <w:r w:rsidR="00507854">
        <w:rPr>
          <w:rFonts w:ascii="Times New Roman" w:eastAsia="Times New Roman" w:hAnsi="Times New Roman" w:cs="Times New Roman"/>
          <w:sz w:val="24"/>
          <w:szCs w:val="24"/>
        </w:rPr>
        <w:t xml:space="preserve">0 – 5 V </w:t>
      </w:r>
      <w:r w:rsidRPr="00995F62">
        <w:rPr>
          <w:rFonts w:ascii="Times New Roman" w:eastAsia="Times New Roman" w:hAnsi="Times New Roman" w:cs="Times New Roman"/>
          <w:sz w:val="24"/>
          <w:szCs w:val="24"/>
        </w:rPr>
        <w:t>PWM (Pulse Wi</w:t>
      </w:r>
      <w:r w:rsidR="00426D93">
        <w:rPr>
          <w:rFonts w:ascii="Times New Roman" w:eastAsia="Times New Roman" w:hAnsi="Times New Roman" w:cs="Times New Roman"/>
          <w:sz w:val="24"/>
          <w:szCs w:val="24"/>
        </w:rPr>
        <w:t>d</w:t>
      </w:r>
      <w:r w:rsidRPr="00995F62">
        <w:rPr>
          <w:rFonts w:ascii="Times New Roman" w:eastAsia="Times New Roman" w:hAnsi="Times New Roman" w:cs="Times New Roman"/>
          <w:sz w:val="24"/>
          <w:szCs w:val="24"/>
        </w:rPr>
        <w:t xml:space="preserve">th Modulation) signals on the Arduino into </w:t>
      </w:r>
      <w:r w:rsidR="00507854">
        <w:rPr>
          <w:rFonts w:ascii="Times New Roman" w:eastAsia="Times New Roman" w:hAnsi="Times New Roman" w:cs="Times New Roman"/>
          <w:sz w:val="24"/>
          <w:szCs w:val="24"/>
        </w:rPr>
        <w:t xml:space="preserve">0 – 10 V </w:t>
      </w:r>
      <w:r w:rsidRPr="00995F62">
        <w:rPr>
          <w:rFonts w:ascii="Times New Roman" w:eastAsia="Times New Roman" w:hAnsi="Times New Roman" w:cs="Times New Roman"/>
          <w:sz w:val="24"/>
          <w:szCs w:val="24"/>
        </w:rPr>
        <w:t>analog signals. A breadboard and jumper wires connected the Arduino circuit board to the thermoelectric amplifiers. Four 1</w:t>
      </w:r>
      <w:r w:rsidR="00E12C23" w:rsidRPr="00995F62">
        <w:rPr>
          <w:rFonts w:ascii="Times New Roman" w:eastAsia="Times New Roman" w:hAnsi="Times New Roman" w:cs="Times New Roman"/>
          <w:sz w:val="24"/>
          <w:szCs w:val="24"/>
        </w:rPr>
        <w:t xml:space="preserve"> </w:t>
      </w:r>
      <w:proofErr w:type="spellStart"/>
      <w:r w:rsidRPr="00995F62">
        <w:rPr>
          <w:rFonts w:ascii="Times New Roman" w:eastAsia="Times New Roman" w:hAnsi="Times New Roman" w:cs="Times New Roman"/>
          <w:sz w:val="24"/>
          <w:szCs w:val="24"/>
        </w:rPr>
        <w:t>kΩ</w:t>
      </w:r>
      <w:proofErr w:type="spellEnd"/>
      <w:r w:rsidRPr="00995F62">
        <w:rPr>
          <w:rFonts w:ascii="Times New Roman" w:eastAsia="Times New Roman" w:hAnsi="Times New Roman" w:cs="Times New Roman"/>
          <w:sz w:val="24"/>
          <w:szCs w:val="24"/>
        </w:rPr>
        <w:t xml:space="preserve"> resistors were also used. </w:t>
      </w:r>
      <w:r w:rsidR="00461531">
        <w:rPr>
          <w:rFonts w:ascii="Times New Roman" w:eastAsia="Times New Roman" w:hAnsi="Times New Roman" w:cs="Times New Roman"/>
          <w:sz w:val="24"/>
          <w:szCs w:val="24"/>
        </w:rPr>
        <w:t xml:space="preserve">The details </w:t>
      </w:r>
      <w:r w:rsidR="00507854">
        <w:rPr>
          <w:rFonts w:ascii="Times New Roman" w:eastAsia="Times New Roman" w:hAnsi="Times New Roman" w:cs="Times New Roman"/>
          <w:sz w:val="24"/>
          <w:szCs w:val="24"/>
        </w:rPr>
        <w:t xml:space="preserve">on </w:t>
      </w:r>
      <w:r w:rsidR="00461531">
        <w:rPr>
          <w:rFonts w:ascii="Times New Roman" w:eastAsia="Times New Roman" w:hAnsi="Times New Roman" w:cs="Times New Roman"/>
          <w:sz w:val="24"/>
          <w:szCs w:val="24"/>
        </w:rPr>
        <w:t>how these components were used are described below in Sec. III.</w:t>
      </w:r>
    </w:p>
    <w:p w14:paraId="52768FCC" w14:textId="4CF626B9" w:rsidR="00205685" w:rsidRPr="00995F62" w:rsidRDefault="00046AF6" w:rsidP="009C1B1F">
      <w:pPr>
        <w:spacing w:line="480" w:lineRule="auto"/>
        <w:ind w:firstLine="720"/>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t>The software for data collection was made using the freely available community version of Laboratory Virtual Instrument Engineering Workbench or LabVIEW on a personal laptop computer. This software makes it easy to collect and organize data in real time and allows for the creation of a custom user inter</w:t>
      </w:r>
      <w:r w:rsidR="001A5C32">
        <w:rPr>
          <w:rFonts w:ascii="Times New Roman" w:eastAsia="Times New Roman" w:hAnsi="Times New Roman" w:cs="Times New Roman"/>
          <w:sz w:val="24"/>
          <w:szCs w:val="24"/>
        </w:rPr>
        <w:t xml:space="preserve">face. </w:t>
      </w:r>
      <w:r w:rsidR="00426D93">
        <w:rPr>
          <w:rFonts w:ascii="Times New Roman" w:eastAsia="Times New Roman" w:hAnsi="Times New Roman" w:cs="Times New Roman"/>
          <w:sz w:val="24"/>
          <w:szCs w:val="24"/>
        </w:rPr>
        <w:t xml:space="preserve">It is important to note that </w:t>
      </w:r>
      <w:r w:rsidR="00232BB0">
        <w:rPr>
          <w:rFonts w:ascii="Times New Roman" w:eastAsia="Times New Roman" w:hAnsi="Times New Roman" w:cs="Times New Roman"/>
          <w:sz w:val="24"/>
          <w:szCs w:val="24"/>
        </w:rPr>
        <w:t>only version R</w:t>
      </w:r>
      <w:r w:rsidR="00B571FD">
        <w:rPr>
          <w:rFonts w:ascii="Times New Roman" w:eastAsia="Times New Roman" w:hAnsi="Times New Roman" w:cs="Times New Roman"/>
          <w:sz w:val="24"/>
          <w:szCs w:val="24"/>
        </w:rPr>
        <w:t>ev</w:t>
      </w:r>
      <w:r w:rsidR="00232BB0">
        <w:rPr>
          <w:rFonts w:ascii="Times New Roman" w:eastAsia="Times New Roman" w:hAnsi="Times New Roman" w:cs="Times New Roman"/>
          <w:sz w:val="24"/>
          <w:szCs w:val="24"/>
        </w:rPr>
        <w:t xml:space="preserve">3 of </w:t>
      </w:r>
      <w:ins w:id="16" w:author="Alex Oh" w:date="2025-07-03T14:23:00Z" w16du:dateUtc="2025-07-03T18:23:00Z">
        <w:r w:rsidR="001C372C">
          <w:rPr>
            <w:rFonts w:ascii="Times New Roman" w:eastAsia="Times New Roman" w:hAnsi="Times New Roman" w:cs="Times New Roman"/>
            <w:sz w:val="24"/>
            <w:szCs w:val="24"/>
          </w:rPr>
          <w:t xml:space="preserve">the </w:t>
        </w:r>
      </w:ins>
      <w:r w:rsidR="001A5C32">
        <w:rPr>
          <w:rFonts w:ascii="Times New Roman" w:eastAsia="Times New Roman" w:hAnsi="Times New Roman" w:cs="Times New Roman"/>
          <w:sz w:val="24"/>
          <w:szCs w:val="24"/>
        </w:rPr>
        <w:t xml:space="preserve">Arduino </w:t>
      </w:r>
      <w:r w:rsidR="00232BB0">
        <w:rPr>
          <w:rFonts w:ascii="Times New Roman" w:eastAsia="Times New Roman" w:hAnsi="Times New Roman" w:cs="Times New Roman"/>
          <w:sz w:val="24"/>
          <w:szCs w:val="24"/>
        </w:rPr>
        <w:t>UNO</w:t>
      </w:r>
      <w:r w:rsidR="00B673BE">
        <w:rPr>
          <w:rFonts w:ascii="Times New Roman" w:eastAsia="Times New Roman" w:hAnsi="Times New Roman" w:cs="Times New Roman"/>
          <w:sz w:val="24"/>
          <w:szCs w:val="24"/>
        </w:rPr>
        <w:t xml:space="preserve"> board </w:t>
      </w:r>
      <w:r w:rsidR="001A5C32">
        <w:rPr>
          <w:rFonts w:ascii="Times New Roman" w:eastAsia="Times New Roman" w:hAnsi="Times New Roman" w:cs="Times New Roman"/>
          <w:sz w:val="24"/>
          <w:szCs w:val="24"/>
        </w:rPr>
        <w:t xml:space="preserve">is compatible with </w:t>
      </w:r>
      <w:del w:id="17" w:author="Alex Oh" w:date="2025-07-03T14:23:00Z" w16du:dateUtc="2025-07-03T18:23:00Z">
        <w:r w:rsidR="00B673BE" w:rsidDel="001C372C">
          <w:rPr>
            <w:rFonts w:ascii="Times New Roman" w:eastAsia="Times New Roman" w:hAnsi="Times New Roman" w:cs="Times New Roman"/>
            <w:sz w:val="24"/>
            <w:szCs w:val="24"/>
          </w:rPr>
          <w:delText xml:space="preserve">the </w:delText>
        </w:r>
      </w:del>
      <w:r w:rsidR="00232BB0">
        <w:rPr>
          <w:rFonts w:ascii="Times New Roman" w:eastAsia="Times New Roman" w:hAnsi="Times New Roman" w:cs="Times New Roman"/>
          <w:sz w:val="24"/>
          <w:szCs w:val="24"/>
        </w:rPr>
        <w:t>LabVIEW.</w:t>
      </w:r>
    </w:p>
    <w:p w14:paraId="02F1C858" w14:textId="1DD31EE7" w:rsidR="007E1BB7" w:rsidRDefault="00245B0B" w:rsidP="00995F62">
      <w:pPr>
        <w:spacing w:line="480" w:lineRule="auto"/>
        <w:ind w:firstLine="720"/>
        <w:jc w:val="both"/>
        <w:rPr>
          <w:rFonts w:ascii="Times New Roman" w:eastAsia="Times New Roman" w:hAnsi="Times New Roman" w:cs="Times New Roman"/>
          <w:sz w:val="24"/>
          <w:szCs w:val="24"/>
        </w:rPr>
      </w:pPr>
      <w:del w:id="18" w:author="Alex Oh" w:date="2025-07-03T14:24:00Z" w16du:dateUtc="2025-07-03T18:24:00Z">
        <w:r w:rsidRPr="00995F62" w:rsidDel="00685C81">
          <w:rPr>
            <w:rFonts w:ascii="Times New Roman" w:eastAsia="Times New Roman" w:hAnsi="Times New Roman" w:cs="Times New Roman"/>
            <w:sz w:val="24"/>
            <w:szCs w:val="24"/>
          </w:rPr>
          <w:delText xml:space="preserve">One </w:delText>
        </w:r>
      </w:del>
      <w:ins w:id="19" w:author="Alex Oh" w:date="2025-07-03T14:24:00Z" w16du:dateUtc="2025-07-03T18:24:00Z">
        <w:r w:rsidR="00685C81">
          <w:rPr>
            <w:rFonts w:ascii="Times New Roman" w:eastAsia="Times New Roman" w:hAnsi="Times New Roman" w:cs="Times New Roman"/>
            <w:sz w:val="24"/>
            <w:szCs w:val="24"/>
          </w:rPr>
          <w:t>A</w:t>
        </w:r>
        <w:r w:rsidR="00685C81" w:rsidRPr="00995F62">
          <w:rPr>
            <w:rFonts w:ascii="Times New Roman" w:eastAsia="Times New Roman" w:hAnsi="Times New Roman" w:cs="Times New Roman"/>
            <w:sz w:val="24"/>
            <w:szCs w:val="24"/>
          </w:rPr>
          <w:t xml:space="preserve"> </w:t>
        </w:r>
      </w:ins>
      <w:r w:rsidRPr="00995F62">
        <w:rPr>
          <w:rFonts w:ascii="Times New Roman" w:eastAsia="Times New Roman" w:hAnsi="Times New Roman" w:cs="Times New Roman"/>
          <w:sz w:val="24"/>
          <w:szCs w:val="24"/>
        </w:rPr>
        <w:t>Chromel wire (AWG 36,</w:t>
      </w:r>
      <w:r w:rsidR="00F26BF8">
        <w:rPr>
          <w:rFonts w:ascii="Times New Roman" w:eastAsia="Times New Roman" w:hAnsi="Times New Roman" w:cs="Times New Roman"/>
          <w:sz w:val="24"/>
          <w:szCs w:val="24"/>
        </w:rPr>
        <w:t xml:space="preserve"> 0.127 mm diameter) and a 30 nm-thick Bi</w:t>
      </w:r>
      <w:r w:rsidR="00F26BF8" w:rsidRPr="00F26BF8">
        <w:rPr>
          <w:rFonts w:ascii="Times New Roman" w:eastAsia="Times New Roman" w:hAnsi="Times New Roman" w:cs="Times New Roman"/>
          <w:sz w:val="24"/>
          <w:szCs w:val="24"/>
          <w:vertAlign w:val="subscript"/>
        </w:rPr>
        <w:t>2</w:t>
      </w:r>
      <w:r w:rsidR="00F26BF8">
        <w:rPr>
          <w:rFonts w:ascii="Times New Roman" w:eastAsia="Times New Roman" w:hAnsi="Times New Roman" w:cs="Times New Roman"/>
          <w:sz w:val="24"/>
          <w:szCs w:val="24"/>
        </w:rPr>
        <w:t>Se</w:t>
      </w:r>
      <w:r w:rsidR="00F26BF8" w:rsidRPr="00F26BF8">
        <w:rPr>
          <w:rFonts w:ascii="Times New Roman" w:eastAsia="Times New Roman" w:hAnsi="Times New Roman" w:cs="Times New Roman"/>
          <w:sz w:val="24"/>
          <w:szCs w:val="24"/>
          <w:vertAlign w:val="subscript"/>
        </w:rPr>
        <w:t>3</w:t>
      </w:r>
      <w:r w:rsidR="00F26BF8">
        <w:rPr>
          <w:rFonts w:ascii="Times New Roman" w:eastAsia="Times New Roman" w:hAnsi="Times New Roman" w:cs="Times New Roman"/>
          <w:sz w:val="24"/>
          <w:szCs w:val="24"/>
        </w:rPr>
        <w:t xml:space="preserve"> thin film grown on a </w:t>
      </w:r>
      <w:r w:rsidRPr="00995F62">
        <w:rPr>
          <w:rFonts w:ascii="Times New Roman" w:eastAsia="Times New Roman" w:hAnsi="Times New Roman" w:cs="Times New Roman"/>
          <w:sz w:val="24"/>
          <w:szCs w:val="24"/>
        </w:rPr>
        <w:t xml:space="preserve">10 </w:t>
      </w:r>
      <m:oMath>
        <m:r>
          <w:rPr>
            <w:rFonts w:ascii="Cambria Math" w:hAnsi="Cambria Math" w:cs="Times New Roman"/>
            <w:sz w:val="24"/>
            <w:szCs w:val="24"/>
          </w:rPr>
          <m:t>×</m:t>
        </m:r>
      </m:oMath>
      <w:r w:rsidRPr="00995F62">
        <w:rPr>
          <w:rFonts w:ascii="Times New Roman" w:eastAsia="Times New Roman" w:hAnsi="Times New Roman" w:cs="Times New Roman"/>
          <w:sz w:val="24"/>
          <w:szCs w:val="24"/>
        </w:rPr>
        <w:t xml:space="preserve"> 10 </w:t>
      </w:r>
      <m:oMath>
        <m:r>
          <w:rPr>
            <w:rFonts w:ascii="Cambria Math" w:hAnsi="Cambria Math" w:cs="Times New Roman"/>
            <w:sz w:val="24"/>
            <w:szCs w:val="24"/>
          </w:rPr>
          <m:t>×</m:t>
        </m:r>
      </m:oMath>
      <w:r w:rsidRPr="00995F62">
        <w:rPr>
          <w:rFonts w:ascii="Times New Roman" w:eastAsia="Times New Roman" w:hAnsi="Times New Roman" w:cs="Times New Roman"/>
          <w:sz w:val="24"/>
          <w:szCs w:val="24"/>
        </w:rPr>
        <w:t xml:space="preserve"> 0.5 mm</w:t>
      </w:r>
      <w:ins w:id="20" w:author="Alex Oh" w:date="2025-07-03T14:27:00Z" w16du:dateUtc="2025-07-03T18:27:00Z">
        <w:r w:rsidR="000B212E">
          <w:rPr>
            <w:rFonts w:ascii="Times New Roman" w:eastAsia="Times New Roman" w:hAnsi="Times New Roman" w:cs="Times New Roman"/>
            <w:sz w:val="24"/>
            <w:szCs w:val="24"/>
            <w:vertAlign w:val="superscript"/>
          </w:rPr>
          <w:t>3</w:t>
        </w:r>
      </w:ins>
      <w:r w:rsidRPr="00995F62">
        <w:rPr>
          <w:rFonts w:ascii="Times New Roman" w:eastAsia="Times New Roman" w:hAnsi="Times New Roman" w:cs="Times New Roman"/>
          <w:sz w:val="24"/>
          <w:szCs w:val="24"/>
        </w:rPr>
        <w:t xml:space="preserve"> Al</w:t>
      </w:r>
      <w:r w:rsidRPr="00995F62">
        <w:rPr>
          <w:rFonts w:ascii="Times New Roman" w:eastAsia="Times New Roman" w:hAnsi="Times New Roman" w:cs="Times New Roman"/>
          <w:sz w:val="24"/>
          <w:szCs w:val="24"/>
          <w:vertAlign w:val="subscript"/>
        </w:rPr>
        <w:t>2</w:t>
      </w:r>
      <w:r w:rsidRPr="00995F62">
        <w:rPr>
          <w:rFonts w:ascii="Times New Roman" w:eastAsia="Times New Roman" w:hAnsi="Times New Roman" w:cs="Times New Roman"/>
          <w:sz w:val="24"/>
          <w:szCs w:val="24"/>
        </w:rPr>
        <w:t>O</w:t>
      </w:r>
      <w:r w:rsidRPr="00995F62">
        <w:rPr>
          <w:rFonts w:ascii="Times New Roman" w:eastAsia="Times New Roman" w:hAnsi="Times New Roman" w:cs="Times New Roman"/>
          <w:sz w:val="24"/>
          <w:szCs w:val="24"/>
          <w:vertAlign w:val="subscript"/>
        </w:rPr>
        <w:t>3</w:t>
      </w:r>
      <w:r w:rsidR="00F26BF8">
        <w:rPr>
          <w:rFonts w:ascii="Times New Roman" w:eastAsia="Times New Roman" w:hAnsi="Times New Roman" w:cs="Times New Roman"/>
          <w:sz w:val="24"/>
          <w:szCs w:val="24"/>
        </w:rPr>
        <w:t xml:space="preserve"> (0001) substrate were </w:t>
      </w:r>
      <w:r w:rsidRPr="00995F62">
        <w:rPr>
          <w:rFonts w:ascii="Times New Roman" w:eastAsia="Times New Roman" w:hAnsi="Times New Roman" w:cs="Times New Roman"/>
          <w:sz w:val="24"/>
          <w:szCs w:val="24"/>
        </w:rPr>
        <w:t xml:space="preserve">used to test the measurement setup. </w:t>
      </w:r>
    </w:p>
    <w:p w14:paraId="5DDBCAFA" w14:textId="5AA68F00" w:rsidR="00853FA8" w:rsidRDefault="007E1BB7" w:rsidP="00995F62">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Except for the</w:t>
      </w:r>
      <w:r w:rsidR="00245B0B" w:rsidRPr="00995F6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Bi</w:t>
      </w:r>
      <w:r w:rsidRPr="00F26BF8">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Se</w:t>
      </w:r>
      <w:r w:rsidRPr="00F26BF8">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thin film,</w:t>
      </w:r>
      <w:r w:rsidR="005E224F">
        <w:rPr>
          <w:rFonts w:ascii="Times New Roman" w:eastAsia="Times New Roman" w:hAnsi="Times New Roman" w:cs="Times New Roman"/>
          <w:sz w:val="24"/>
          <w:szCs w:val="24"/>
        </w:rPr>
        <w:t xml:space="preserve"> which </w:t>
      </w:r>
      <w:r w:rsidR="00355836">
        <w:rPr>
          <w:rFonts w:ascii="Times New Roman" w:eastAsia="Times New Roman" w:hAnsi="Times New Roman" w:cs="Times New Roman"/>
          <w:sz w:val="24"/>
          <w:szCs w:val="24"/>
        </w:rPr>
        <w:t>was</w:t>
      </w:r>
      <w:r w:rsidR="005E224F">
        <w:rPr>
          <w:rFonts w:ascii="Times New Roman" w:eastAsia="Times New Roman" w:hAnsi="Times New Roman" w:cs="Times New Roman"/>
          <w:sz w:val="24"/>
          <w:szCs w:val="24"/>
        </w:rPr>
        <w:t xml:space="preserve"> synthesized in </w:t>
      </w:r>
      <w:r w:rsidR="004016C5">
        <w:rPr>
          <w:rFonts w:ascii="Times New Roman" w:eastAsia="Times New Roman" w:hAnsi="Times New Roman" w:cs="Times New Roman"/>
          <w:sz w:val="24"/>
          <w:szCs w:val="24"/>
        </w:rPr>
        <w:t>the</w:t>
      </w:r>
      <w:r w:rsidR="00355836">
        <w:rPr>
          <w:rFonts w:ascii="Times New Roman" w:eastAsia="Times New Roman" w:hAnsi="Times New Roman" w:cs="Times New Roman"/>
          <w:sz w:val="24"/>
          <w:szCs w:val="24"/>
        </w:rPr>
        <w:t xml:space="preserve"> </w:t>
      </w:r>
      <w:r w:rsidR="005E224F">
        <w:rPr>
          <w:rFonts w:ascii="Times New Roman" w:eastAsia="Times New Roman" w:hAnsi="Times New Roman" w:cs="Times New Roman"/>
          <w:sz w:val="24"/>
          <w:szCs w:val="24"/>
        </w:rPr>
        <w:t>lab,</w:t>
      </w:r>
      <w:r>
        <w:rPr>
          <w:rFonts w:ascii="Times New Roman" w:eastAsia="Times New Roman" w:hAnsi="Times New Roman" w:cs="Times New Roman"/>
          <w:sz w:val="24"/>
          <w:szCs w:val="24"/>
        </w:rPr>
        <w:t xml:space="preserve"> all the other parts used in this setup can be purchased </w:t>
      </w:r>
      <w:r w:rsidR="004F46E1">
        <w:rPr>
          <w:rFonts w:ascii="Times New Roman" w:eastAsia="Times New Roman" w:hAnsi="Times New Roman" w:cs="Times New Roman"/>
          <w:sz w:val="24"/>
          <w:szCs w:val="24"/>
        </w:rPr>
        <w:t xml:space="preserve">online </w:t>
      </w:r>
      <w:r w:rsidR="000075E8">
        <w:rPr>
          <w:rFonts w:ascii="Times New Roman" w:eastAsia="Times New Roman" w:hAnsi="Times New Roman" w:cs="Times New Roman"/>
          <w:sz w:val="24"/>
          <w:szCs w:val="24"/>
        </w:rPr>
        <w:t>a</w:t>
      </w:r>
      <w:r w:rsidR="005E224F">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 affordable price</w:t>
      </w:r>
      <w:r w:rsidR="007D71E5">
        <w:rPr>
          <w:rFonts w:ascii="Times New Roman" w:eastAsia="Times New Roman" w:hAnsi="Times New Roman" w:cs="Times New Roman"/>
          <w:sz w:val="24"/>
          <w:szCs w:val="24"/>
        </w:rPr>
        <w:t xml:space="preserve">s. </w:t>
      </w:r>
      <w:r w:rsidR="0043797C">
        <w:rPr>
          <w:rFonts w:ascii="Times New Roman" w:eastAsia="Times New Roman" w:hAnsi="Times New Roman" w:cs="Times New Roman"/>
          <w:sz w:val="24"/>
          <w:szCs w:val="24"/>
        </w:rPr>
        <w:t>We did not have to purchase all the parts,</w:t>
      </w:r>
      <w:r w:rsidR="00507854">
        <w:rPr>
          <w:rFonts w:ascii="Times New Roman" w:eastAsia="Times New Roman" w:hAnsi="Times New Roman" w:cs="Times New Roman"/>
          <w:sz w:val="24"/>
          <w:szCs w:val="24"/>
        </w:rPr>
        <w:t xml:space="preserve"> because some of them were already available in the lab, </w:t>
      </w:r>
      <w:r w:rsidR="0043797C">
        <w:rPr>
          <w:rFonts w:ascii="Times New Roman" w:eastAsia="Times New Roman" w:hAnsi="Times New Roman" w:cs="Times New Roman"/>
          <w:sz w:val="24"/>
          <w:szCs w:val="24"/>
        </w:rPr>
        <w:t>but e</w:t>
      </w:r>
      <w:r w:rsidR="007D71E5">
        <w:rPr>
          <w:rFonts w:ascii="Times New Roman" w:eastAsia="Times New Roman" w:hAnsi="Times New Roman" w:cs="Times New Roman"/>
          <w:sz w:val="24"/>
          <w:szCs w:val="24"/>
        </w:rPr>
        <w:t xml:space="preserve">ven if we </w:t>
      </w:r>
      <w:r w:rsidR="0043797C">
        <w:rPr>
          <w:rFonts w:ascii="Times New Roman" w:eastAsia="Times New Roman" w:hAnsi="Times New Roman" w:cs="Times New Roman"/>
          <w:sz w:val="24"/>
          <w:szCs w:val="24"/>
        </w:rPr>
        <w:t xml:space="preserve">did, </w:t>
      </w:r>
      <w:r w:rsidR="007D71E5">
        <w:rPr>
          <w:rFonts w:ascii="Times New Roman" w:eastAsia="Times New Roman" w:hAnsi="Times New Roman" w:cs="Times New Roman"/>
          <w:sz w:val="24"/>
          <w:szCs w:val="24"/>
        </w:rPr>
        <w:t xml:space="preserve">the entire </w:t>
      </w:r>
      <w:r w:rsidR="0043797C">
        <w:rPr>
          <w:rFonts w:ascii="Times New Roman" w:eastAsia="Times New Roman" w:hAnsi="Times New Roman" w:cs="Times New Roman"/>
          <w:sz w:val="24"/>
          <w:szCs w:val="24"/>
        </w:rPr>
        <w:t>setup</w:t>
      </w:r>
      <w:r w:rsidR="007D71E5">
        <w:rPr>
          <w:rFonts w:ascii="Times New Roman" w:eastAsia="Times New Roman" w:hAnsi="Times New Roman" w:cs="Times New Roman"/>
          <w:sz w:val="24"/>
          <w:szCs w:val="24"/>
        </w:rPr>
        <w:t xml:space="preserve"> would </w:t>
      </w:r>
      <w:r w:rsidR="00061CEA">
        <w:rPr>
          <w:rFonts w:ascii="Times New Roman" w:eastAsia="Times New Roman" w:hAnsi="Times New Roman" w:cs="Times New Roman"/>
          <w:sz w:val="24"/>
          <w:szCs w:val="24"/>
        </w:rPr>
        <w:t xml:space="preserve">have </w:t>
      </w:r>
      <w:r w:rsidR="005E224F">
        <w:rPr>
          <w:rFonts w:ascii="Times New Roman" w:eastAsia="Times New Roman" w:hAnsi="Times New Roman" w:cs="Times New Roman"/>
          <w:sz w:val="24"/>
          <w:szCs w:val="24"/>
        </w:rPr>
        <w:t xml:space="preserve">cost </w:t>
      </w:r>
      <w:r w:rsidR="000075E8">
        <w:rPr>
          <w:rFonts w:ascii="Times New Roman" w:eastAsia="Times New Roman" w:hAnsi="Times New Roman" w:cs="Times New Roman"/>
          <w:sz w:val="24"/>
          <w:szCs w:val="24"/>
        </w:rPr>
        <w:t xml:space="preserve">no more than </w:t>
      </w:r>
      <w:r w:rsidR="007D71E5">
        <w:rPr>
          <w:rFonts w:ascii="Times New Roman" w:eastAsia="Times New Roman" w:hAnsi="Times New Roman" w:cs="Times New Roman"/>
          <w:sz w:val="24"/>
          <w:szCs w:val="24"/>
        </w:rPr>
        <w:t xml:space="preserve">~$100. </w:t>
      </w:r>
      <w:r w:rsidR="00243AB2">
        <w:rPr>
          <w:rFonts w:ascii="Times New Roman" w:eastAsia="Times New Roman" w:hAnsi="Times New Roman" w:cs="Times New Roman"/>
          <w:sz w:val="24"/>
          <w:szCs w:val="24"/>
        </w:rPr>
        <w:t xml:space="preserve">For example, </w:t>
      </w:r>
      <w:r w:rsidR="00BB69A4">
        <w:rPr>
          <w:rFonts w:ascii="Times New Roman" w:eastAsia="Times New Roman" w:hAnsi="Times New Roman" w:cs="Times New Roman"/>
          <w:sz w:val="24"/>
          <w:szCs w:val="24"/>
        </w:rPr>
        <w:t xml:space="preserve">an </w:t>
      </w:r>
      <w:r w:rsidR="00243AB2">
        <w:rPr>
          <w:rFonts w:ascii="Times New Roman" w:eastAsia="Times New Roman" w:hAnsi="Times New Roman" w:cs="Times New Roman"/>
          <w:sz w:val="24"/>
          <w:szCs w:val="24"/>
        </w:rPr>
        <w:t>Arduino-UNO-R</w:t>
      </w:r>
      <w:r w:rsidR="00B571FD">
        <w:rPr>
          <w:rFonts w:ascii="Times New Roman" w:eastAsia="Times New Roman" w:hAnsi="Times New Roman" w:cs="Times New Roman"/>
          <w:sz w:val="24"/>
          <w:szCs w:val="24"/>
        </w:rPr>
        <w:t>ev</w:t>
      </w:r>
      <w:r w:rsidR="00243AB2">
        <w:rPr>
          <w:rFonts w:ascii="Times New Roman" w:eastAsia="Times New Roman" w:hAnsi="Times New Roman" w:cs="Times New Roman"/>
          <w:sz w:val="24"/>
          <w:szCs w:val="24"/>
        </w:rPr>
        <w:t xml:space="preserve">3 </w:t>
      </w:r>
      <w:r w:rsidR="00461531">
        <w:rPr>
          <w:rFonts w:ascii="Times New Roman" w:eastAsia="Times New Roman" w:hAnsi="Times New Roman" w:cs="Times New Roman"/>
          <w:sz w:val="24"/>
          <w:szCs w:val="24"/>
        </w:rPr>
        <w:t xml:space="preserve">compatible </w:t>
      </w:r>
      <w:r w:rsidR="00243AB2">
        <w:rPr>
          <w:rFonts w:ascii="Times New Roman" w:eastAsia="Times New Roman" w:hAnsi="Times New Roman" w:cs="Times New Roman"/>
          <w:sz w:val="24"/>
          <w:szCs w:val="24"/>
        </w:rPr>
        <w:t>board</w:t>
      </w:r>
      <w:r w:rsidR="00461531">
        <w:rPr>
          <w:rFonts w:ascii="Times New Roman" w:eastAsia="Times New Roman" w:hAnsi="Times New Roman" w:cs="Times New Roman"/>
          <w:sz w:val="24"/>
          <w:szCs w:val="24"/>
        </w:rPr>
        <w:t xml:space="preserve"> with accessories </w:t>
      </w:r>
      <w:del w:id="21" w:author="Alex Oh" w:date="2025-07-03T14:25:00Z" w16du:dateUtc="2025-07-03T18:25:00Z">
        <w:r w:rsidR="00507854" w:rsidDel="00FA651D">
          <w:rPr>
            <w:rFonts w:ascii="Times New Roman" w:eastAsia="Times New Roman" w:hAnsi="Times New Roman" w:cs="Times New Roman"/>
            <w:sz w:val="24"/>
            <w:szCs w:val="24"/>
          </w:rPr>
          <w:delText>were</w:delText>
        </w:r>
        <w:r w:rsidR="00461531" w:rsidDel="00FA651D">
          <w:rPr>
            <w:rFonts w:ascii="Times New Roman" w:eastAsia="Times New Roman" w:hAnsi="Times New Roman" w:cs="Times New Roman"/>
            <w:sz w:val="24"/>
            <w:szCs w:val="24"/>
          </w:rPr>
          <w:delText xml:space="preserve"> </w:delText>
        </w:r>
      </w:del>
      <w:ins w:id="22" w:author="Alex Oh" w:date="2025-07-03T14:25:00Z" w16du:dateUtc="2025-07-03T18:25:00Z">
        <w:r w:rsidR="00FA651D">
          <w:rPr>
            <w:rFonts w:ascii="Times New Roman" w:eastAsia="Times New Roman" w:hAnsi="Times New Roman" w:cs="Times New Roman"/>
            <w:sz w:val="24"/>
            <w:szCs w:val="24"/>
          </w:rPr>
          <w:t>was</w:t>
        </w:r>
        <w:r w:rsidR="00FA651D">
          <w:rPr>
            <w:rFonts w:ascii="Times New Roman" w:eastAsia="Times New Roman" w:hAnsi="Times New Roman" w:cs="Times New Roman"/>
            <w:sz w:val="24"/>
            <w:szCs w:val="24"/>
          </w:rPr>
          <w:t xml:space="preserve"> </w:t>
        </w:r>
      </w:ins>
      <w:r w:rsidR="00461531">
        <w:rPr>
          <w:rFonts w:ascii="Times New Roman" w:eastAsia="Times New Roman" w:hAnsi="Times New Roman" w:cs="Times New Roman"/>
          <w:sz w:val="24"/>
          <w:szCs w:val="24"/>
        </w:rPr>
        <w:t xml:space="preserve">purchased at a price below </w:t>
      </w:r>
      <w:r w:rsidR="00243AB2">
        <w:rPr>
          <w:rFonts w:ascii="Times New Roman" w:eastAsia="Times New Roman" w:hAnsi="Times New Roman" w:cs="Times New Roman"/>
          <w:sz w:val="24"/>
          <w:szCs w:val="24"/>
        </w:rPr>
        <w:t xml:space="preserve">$10. </w:t>
      </w:r>
      <w:r w:rsidR="000075E8">
        <w:rPr>
          <w:rFonts w:ascii="Times New Roman" w:eastAsia="Times New Roman" w:hAnsi="Times New Roman" w:cs="Times New Roman"/>
          <w:sz w:val="24"/>
          <w:szCs w:val="24"/>
        </w:rPr>
        <w:t>Another</w:t>
      </w:r>
      <w:r w:rsidR="00243AB2">
        <w:rPr>
          <w:rFonts w:ascii="Times New Roman" w:eastAsia="Times New Roman" w:hAnsi="Times New Roman" w:cs="Times New Roman"/>
          <w:sz w:val="24"/>
          <w:szCs w:val="24"/>
        </w:rPr>
        <w:t xml:space="preserve"> notable </w:t>
      </w:r>
      <w:r w:rsidR="000075E8">
        <w:rPr>
          <w:rFonts w:ascii="Times New Roman" w:eastAsia="Times New Roman" w:hAnsi="Times New Roman" w:cs="Times New Roman"/>
          <w:sz w:val="24"/>
          <w:szCs w:val="24"/>
        </w:rPr>
        <w:t xml:space="preserve">point, as detailed below, is that </w:t>
      </w:r>
      <w:r w:rsidR="00243AB2">
        <w:rPr>
          <w:rFonts w:ascii="Times New Roman" w:eastAsia="Times New Roman" w:hAnsi="Times New Roman" w:cs="Times New Roman"/>
          <w:sz w:val="24"/>
          <w:szCs w:val="24"/>
        </w:rPr>
        <w:t>the way electrical contacts are made is greatly simplified in this setup, compared to the common practices in research labs.</w:t>
      </w:r>
      <w:r w:rsidR="00E56620">
        <w:rPr>
          <w:rFonts w:ascii="Times New Roman" w:eastAsia="Times New Roman" w:hAnsi="Times New Roman" w:cs="Times New Roman"/>
          <w:sz w:val="24"/>
          <w:szCs w:val="24"/>
        </w:rPr>
        <w:fldChar w:fldCharType="begin" w:fldLock="1"/>
      </w:r>
      <w:r w:rsidR="00BB69A4">
        <w:rPr>
          <w:rFonts w:ascii="Times New Roman" w:eastAsia="Times New Roman" w:hAnsi="Times New Roman" w:cs="Times New Roman"/>
          <w:sz w:val="24"/>
          <w:szCs w:val="24"/>
        </w:rPr>
        <w:instrText>ADDIN CSL_CITATION {"citationItems":[{"id":"ITEM-1","itemData":{"DOI":"10.1063/1.4990634/962886","ISSN":"10897623","abstract":"This paper presents a setup for measuring the Seebeck coefficient and the electrical resistivity of bulk thermoelectric materials. The sample holder was designed to have a compact structure and can be directly mounted in a standard cryostat system for temperature-dependent measurements. For the Seebeck coefficient measurement, a thin bar-shaped sample is mounted bridging two copper bases; and two ceramic heaters are used to generate a temperature gradient along the sample. Two type T thermocouples are used to determine both temperature and voltage differences between two widely separated points on the sample. The thermocouple junction is flattened into a disk and pressed onto the sample surface by using a spring load. The flexible fixation method we adopted not only simplifies the sample mounting process but also prevents thermal contact deterioration due to the mismatch of thermal expansion coefficients between the sample and other parts. With certain modifications, the sample holder can also be used for four-probe electrical resistivity measurements. High temperature measurements are essential for thermoelectric power generation. The experimental system we developed is capable of measuring the Seebeck coefficient and the electrical resistivity of bulk thermoelectric materials in a wide temperature range from 80 to 500 K, which can be further extended to even higher temperatures. Measurements on two standard materials, constantan and nickel, confirmed the accuracy and the reliability of the system.","author":[{"dropping-particle":"","family":"Fu","given":"Qiang","non-dropping-particle":"","parse-names":false,"suffix":""},{"dropping-particle":"","family":"Xiong","given":"Yucheng","non-dropping-particle":"","parse-names":false,"suffix":""},{"dropping-particle":"","family":"Zhang","given":"Wenhua","non-dropping-particle":"","parse-names":false,"suffix":""},{"dropping-particle":"","family":"Xu","given":"Dongyan","non-dropping-particle":"","parse-names":false,"suffix":""}],"container-title":"Review of Scientific Instruments","id":"ITEM-1","issue":"9","issued":{"date-parts":[["2017","9","1"]]},"page":"95111","publisher":"American Institute of Physics Inc.","title":"A setup for measuring the Seebeck coefficient and the electrical resistivity of bulk thermoelectric materials","type":"article-journal","volume":"88"},"uris":["http://www.mendeley.com/documents/?uuid=448c5cc0-d9fd-35f6-8e3e-9729ad04b834"]},{"id":"ITEM-2","itemData":{"DOI":"10.1063/1.5116186/360702","ISSN":"10897623","abstract":"A Seebeck coefficient measurement apparatus has been designed and developed, which is very effective for accurate characterization of different types of samples in a wide temperature range (80-650 K) simultaneously covering low as well as high temperature regimes. Reducing the complexity of technical design of the sample holder and data collections has always been challenging to implement in a single instrument when samples are in different geometrical shapes and electronic structures. Our unique design of the sample holder with pressure probes covers measurements of different sample shapes (wires, thin films, and pellets) as well as different resistivity ranges (metals, semiconductors, and insulators). It is suitable for characterization of different sample sizes (3-12 mm). A double heater configuration powered by using a dual channel source meter is employed for maintaining a desired constant temperature difference across the sample for the whole temperature range. Two K-type thermocouples are used for simultaneously reading temperatures and Seebeck voltages by utilizing different channels of a multichannel digital multimeter. Calibration of the system has been carried out using constantan, chromel, and alumel materials, and recorded data are found to be very accurate and consistent with earlier reports. The Seebeck coefficients of standard samples of constantan (wire) and GaN (thin film) have been reported, which shows the measurement capability of the designed setup with versatile samples.","author":[{"dropping-particle":"","family":"Kumar","given":"Ashish","non-dropping-particle":"","parse-names":false,"suffix":""},{"dropping-particle":"","family":"Patel","given":"Ashutosh","non-dropping-particle":"","parse-names":false,"suffix":""},{"dropping-particle":"","family":"Singh","given":"Saurabh","non-dropping-particle":"","parse-names":false,"suffix":""},{"dropping-particle":"","family":"Kandasami","given":"Asokan","non-dropping-particle":"","parse-names":false,"suffix":""},{"dropping-particle":"","family":"Kanjilal","given":"D.","non-dropping-particle":"","parse-names":false,"suffix":""}],"container-title":"Review of Scientific Instruments","id":"ITEM-2","issue":"10","issued":{"date-parts":[["2019","10","1"]]},"page":"104901","publisher":"American Institute of Physics Inc.","title":"Apparatus for Seebeck coefficient measurement of wire, thin film, and bulk materials in the wide temperature range (80-650 K)","type":"article-journal","volume":"90"},"uris":["http://www.mendeley.com/documents/?uuid=cc416f9e-7940-3146-883d-4814e76089a7"]},{"id":"ITEM-3","itemData":{"DOI":"10.1063/1.4952744/904149","ISSN":"10897623","abstract":"In this work, it was investigated how to measure Seebeck coefficient accurately. The offset voltages, between the specimen and measurement wires, might influence the results measured significantly and should be eliminated during measuring process. They do not depend on temperature difference but on temperature and include two parts: the intrinsic component related to the materials and the random one related to the contact. The inversion method could eliminate the offset voltages more accurately than the traditional differential methods, and thus measure Seebeck coefficient more accurately. The accuracy of Seebeck coefficient measurement could be further improved by performing a proper temperature difference, optimizing temperature control, and using an electromagnetic screen. The most accurate results were obtained with a standard deviation of 0.06 μV/K, measured under temperature difference of 1 K, temperature variation of 0.002 K, and with an iron electromagnetic screen.","author":[{"dropping-particle":"","family":"Liu","given":"Jian","non-dropping-particle":"","parse-names":false,"suffix":""},{"dropping-particle":"","family":"Zhang","given":"Yacui","non-dropping-particle":"","parse-names":false,"suffix":""},{"dropping-particle":"","family":"Wang","given":"Zhen","non-dropping-particle":"","parse-names":false,"suffix":""},{"dropping-particle":"","family":"Li","given":"Maokui","non-dropping-particle":"","parse-names":false,"suffix":""},{"dropping-particle":"","family":"Su","given":"Wenbin","non-dropping-particle":"","parse-names":false,"suffix":""},{"dropping-particle":"","family":"Zhao","given":"Minglei","non-dropping-particle":"","parse-names":false,"suffix":""},{"dropping-particle":"","family":"Huang","given":"Shengli","non-dropping-particle":"","parse-names":false,"suffix":""},{"dropping-particle":"","family":"Xia","given":"Shengqing","non-dropping-particle":"","parse-names":false,"suffix":""},{"dropping-particle":"","family":"Wang","given":"Chunlei","non-dropping-particle":"","parse-names":false,"suffix":""}],"container-title":"Review of Scientific Instruments","id":"ITEM-3","issue":"6","issued":{"date-parts":[["2016","6","1"]]},"page":"64701","publisher":"American Institute of Physics Inc.","title":"Accurate measurement of Seebeck coefficient","type":"article-journal","volume":"87"},"uris":["http://www.mendeley.com/documents/?uuid=dc1ae0e5-fbe5-352e-82b8-767cd8e49927"]},{"id":"ITEM-4","itemData":{"DOI":"10.1063/1.5038406/364379","ISSN":"10897623","PMID":"30399921","abstract":"Thin film thermoelectric materials (TF TEMs) based on organic semiconductors or organic/inorganic composites exhibit unique properties such as low-temperature processability, mechanical flexibility, great freedom of material design, etc. Thus they have attracted a growing research interest. Similar to inorganic bulk thermoelectric materials (IB TEMs), the Seebeck coefficient combined with electrical conductivity and thermal conductivity is a fundamental property to influence the performance of TF TEMs. However, due to the differences in material and sample geometries, the well-established characterization devices for IB TEMs are no longer applicable to TF TEMs. And until now, a universal standard of measuring the Seebeck coefficient of TF TEMs is still lacking. This mini-review presents the development of instruments designed for measuring the Seebeck coefficient of TF TEMs in the last decade. Primary measurement methods and typical apparatus designs will be reviewed, followed by an error analysis induced by instrumentation. Hopefully this mini-review will facilitate better designs for a more accurate characterization of the Seebeck coefficient of thin film thermoelectric materials.","author":[{"dropping-particle":"","family":"Wang","given":"Chen","non-dropping-particle":"","parse-names":false,"suffix":""},{"dropping-particle":"","family":"Chen","given":"Fenggui","non-dropping-particle":"","parse-names":false,"suffix":""},{"dropping-particle":"","family":"Sun","given":"Kuan","non-dropping-particle":"","parse-names":false,"suffix":""},{"dropping-particle":"","family":"Chen","given":"Rui","non-dropping-particle":"","parse-names":false,"suffix":""},{"dropping-particle":"","family":"Li","given":"Meng","non-dropping-particle":"","parse-names":false,"suffix":""},{"dropping-particle":"","family":"Zhou","given":"Xiaoyuan","non-dropping-particle":"","parse-names":false,"suffix":""},{"dropping-particle":"","family":"Sun","given":"Yuyang","non-dropping-particle":"","parse-names":false,"suffix":""},{"dropping-particle":"","family":"Chen","given":"Dongyang","non-dropping-particle":"","parse-names":false,"suffix":""},{"dropping-particle":"","family":"Wang","given":"Guoyu","non-dropping-particle":"","parse-names":false,"suffix":""}],"container-title":"Review of Scientific Instruments","id":"ITEM-4","issue":"10","issued":{"date-parts":[["2018","10","1"]]},"page":"101501","publisher":"American Institute of Physics Inc.","title":"Contributed Review: Instruments for measuring Seebeck coefficient of thin film thermoelectric materials: A mini-review","type":"article-journal","volume":"89"},"uris":["http://www.mendeley.com/documents/?uuid=0955b1b3-6e33-3ce5-ade3-1169a6a00b7d"]},{"id":"ITEM-5","itemData":{"DOI":"10.1063/5.0021715/363460","ISSN":"10897623","PMID":"33138583","abstract":"This work documents an all-in-one custom setup that allows us to measure the in-plane Seebeck coefficients and electrical conductivities of anisotropic thin film samples close to room temperature. Both pairs, S</w:instrText>
      </w:r>
      <w:r w:rsidR="00BB69A4">
        <w:rPr>
          <w:rFonts w:ascii="Cambria Math" w:eastAsia="Times New Roman" w:hAnsi="Cambria Math" w:cs="Cambria Math"/>
          <w:sz w:val="24"/>
          <w:szCs w:val="24"/>
        </w:rPr>
        <w:instrText>∥</w:instrText>
      </w:r>
      <w:r w:rsidR="00BB69A4">
        <w:rPr>
          <w:rFonts w:ascii="Times New Roman" w:eastAsia="Times New Roman" w:hAnsi="Times New Roman" w:cs="Times New Roman"/>
          <w:sz w:val="24"/>
          <w:szCs w:val="24"/>
        </w:rPr>
        <w:instrText xml:space="preserve"> and σ</w:instrText>
      </w:r>
      <w:r w:rsidR="00BB69A4">
        <w:rPr>
          <w:rFonts w:ascii="Cambria Math" w:eastAsia="Times New Roman" w:hAnsi="Cambria Math" w:cs="Cambria Math"/>
          <w:sz w:val="24"/>
          <w:szCs w:val="24"/>
        </w:rPr>
        <w:instrText>∥</w:instrText>
      </w:r>
      <w:r w:rsidR="00BB69A4">
        <w:rPr>
          <w:rFonts w:ascii="Times New Roman" w:eastAsia="Times New Roman" w:hAnsi="Times New Roman" w:cs="Times New Roman"/>
          <w:sz w:val="24"/>
          <w:szCs w:val="24"/>
        </w:rPr>
        <w:instrText xml:space="preserve"> and S</w:instrText>
      </w:r>
      <w:r w:rsidR="00BB69A4">
        <w:rPr>
          <w:rFonts w:ascii="Cambria Math" w:eastAsia="Times New Roman" w:hAnsi="Cambria Math" w:cs="Cambria Math"/>
          <w:sz w:val="24"/>
          <w:szCs w:val="24"/>
        </w:rPr>
        <w:instrText>⊥</w:instrText>
      </w:r>
      <w:r w:rsidR="00BB69A4">
        <w:rPr>
          <w:rFonts w:ascii="Times New Roman" w:eastAsia="Times New Roman" w:hAnsi="Times New Roman" w:cs="Times New Roman"/>
          <w:sz w:val="24"/>
          <w:szCs w:val="24"/>
        </w:rPr>
        <w:instrText xml:space="preserve"> and σ</w:instrText>
      </w:r>
      <w:r w:rsidR="00BB69A4">
        <w:rPr>
          <w:rFonts w:ascii="Cambria Math" w:eastAsia="Times New Roman" w:hAnsi="Cambria Math" w:cs="Cambria Math"/>
          <w:sz w:val="24"/>
          <w:szCs w:val="24"/>
        </w:rPr>
        <w:instrText>⊥</w:instrText>
      </w:r>
      <w:r w:rsidR="00BB69A4">
        <w:rPr>
          <w:rFonts w:ascii="Times New Roman" w:eastAsia="Times New Roman" w:hAnsi="Times New Roman" w:cs="Times New Roman"/>
          <w:sz w:val="24"/>
          <w:szCs w:val="24"/>
        </w:rPr>
        <w:instrText>, can be measured using four contacts on the same sample, reducing measurement time and minimizing potential sources of error due to aggregating data from several distinct samples. The setup allows us to measure the electrical conductivity of isotropic samples using the well-known van der Pauw method. For samples with in-plane anisotropy, the two components σ</w:instrText>
      </w:r>
      <w:r w:rsidR="00BB69A4">
        <w:rPr>
          <w:rFonts w:ascii="Cambria Math" w:eastAsia="Times New Roman" w:hAnsi="Cambria Math" w:cs="Cambria Math"/>
          <w:sz w:val="24"/>
          <w:szCs w:val="24"/>
        </w:rPr>
        <w:instrText>∥</w:instrText>
      </w:r>
      <w:r w:rsidR="00BB69A4">
        <w:rPr>
          <w:rFonts w:ascii="Times New Roman" w:eastAsia="Times New Roman" w:hAnsi="Times New Roman" w:cs="Times New Roman"/>
          <w:sz w:val="24"/>
          <w:szCs w:val="24"/>
        </w:rPr>
        <w:instrText xml:space="preserve"> and σ</w:instrText>
      </w:r>
      <w:r w:rsidR="00BB69A4">
        <w:rPr>
          <w:rFonts w:ascii="Cambria Math" w:eastAsia="Times New Roman" w:hAnsi="Cambria Math" w:cs="Cambria Math"/>
          <w:sz w:val="24"/>
          <w:szCs w:val="24"/>
        </w:rPr>
        <w:instrText>⊥</w:instrText>
      </w:r>
      <w:r w:rsidR="00BB69A4">
        <w:rPr>
          <w:rFonts w:ascii="Times New Roman" w:eastAsia="Times New Roman" w:hAnsi="Times New Roman" w:cs="Times New Roman"/>
          <w:sz w:val="24"/>
          <w:szCs w:val="24"/>
        </w:rPr>
        <w:instrText xml:space="preserve"> can be extracted from the same type of measurements by performing additional calculations. Using the same contacts, the Seebeck coefficient along one direction is measured using a differential steady-state method. After rotating the sample by 90°, the orthogonal Seebeck component can be measured. In order to show the generality of the method, we measure different types of samples, from metal references to oriented doped conjugated polymers.","author":[{"dropping-particle":"","family":"Dörling","given":"Bernhard","non-dropping-particle":"","parse-names":false,"suffix":""},{"dropping-particle":"","family":"Zapata-Arteaga","given":"Osnat","non-dropping-particle":"","parse-names":false,"suffix":""},{"dropping-particle":"","family":"Campoy-Quiles","given":"Mariano","non-dropping-particle":"","parse-names":false,"suffix":""}],"container-title":"Review of Scientific Instruments","id":"ITEM-5","issue":"10","issued":{"date-parts":[["2020","10","1"]]},"page":"105111","publisher":"American Institute of Physics Inc.","title":"A setup to measure the Seebeck coefficient and electrical conductivity of anisotropic thin-films on a single sample","type":"article-journal","volume":"91"},"uris":["http://www.mendeley.com/documents/?uuid=6ad42a20-f2ae-3745-8cd7-6ec7e8272b91"]},{"id":"ITEM-6","itemData":{"DOI":"10.1016/J.MEASUREMENT.2018.10.038","ISSN":"0263-2241","abstract":"Thermoelectric semiconductors have attracted the attention of researchers due to their potential uses in energy conversion and cooling applications. These materials exhibit a potential difference when subjected to a temperature gradient (Seebeck effect). In this work, we report on the design of a simple apparatus to measure the Seebeck coefficient of materials. This low-cost design is easy to implement and suitable for thin films and bulk materials. The operation was evaluated at different temperature values with consideration of different sources of errors.","author":[{"dropping-particle":"","family":"Narjis","given":"A.","non-dropping-particle":"","parse-names":false,"suffix":""},{"dropping-particle":"","family":"Elyaagoubi","given":"M.","non-dropping-particle":"","parse-names":false,"suffix":""},{"dropping-particle":"","family":"Outzourhit","given":"A.","non-dropping-particle":"","parse-names":false,"suffix":""},{"dropping-particle":"","family":"Nkhaili","given":"L.","non-dropping-particle":"","parse-names":false,"suffix":""}],"container-title":"Measurement","id":"ITEM-6","issued":{"date-parts":[["2019","2","1"]]},"page":"433-438","publisher":"Elsevier","title":"Design of a simple apparatus for the measurement of the Seebeck coefficient","type":"article-journal","volume":"133"},"uris":["http://www.mendeley.com/documents/?uuid=d406ca06-4c6c-3382-8731-055ff101b102"]}],"mendeley":{"formattedCitation":"&lt;sup&gt;5–7,11–13&lt;/sup&gt;","plainTextFormattedCitation":"5–7,11–13","previouslyFormattedCitation":"&lt;sup&gt;5–7,11–13&lt;/sup&gt;"},"properties":{"noteIndex":0},"schema":"https://github.com/citation-style-language/schema/raw/master/csl-citation.json"}</w:instrText>
      </w:r>
      <w:r w:rsidR="00E56620">
        <w:rPr>
          <w:rFonts w:ascii="Times New Roman" w:eastAsia="Times New Roman" w:hAnsi="Times New Roman" w:cs="Times New Roman"/>
          <w:sz w:val="24"/>
          <w:szCs w:val="24"/>
        </w:rPr>
        <w:fldChar w:fldCharType="separate"/>
      </w:r>
      <w:r w:rsidR="00E56620" w:rsidRPr="00E56620">
        <w:rPr>
          <w:rFonts w:ascii="Times New Roman" w:eastAsia="Times New Roman" w:hAnsi="Times New Roman" w:cs="Times New Roman"/>
          <w:noProof/>
          <w:sz w:val="24"/>
          <w:szCs w:val="24"/>
          <w:vertAlign w:val="superscript"/>
        </w:rPr>
        <w:t>5–7,11–13</w:t>
      </w:r>
      <w:r w:rsidR="00E56620">
        <w:rPr>
          <w:rFonts w:ascii="Times New Roman" w:eastAsia="Times New Roman" w:hAnsi="Times New Roman" w:cs="Times New Roman"/>
          <w:sz w:val="24"/>
          <w:szCs w:val="24"/>
        </w:rPr>
        <w:fldChar w:fldCharType="end"/>
      </w:r>
      <w:r w:rsidR="00243AB2">
        <w:rPr>
          <w:rFonts w:ascii="Times New Roman" w:eastAsia="Times New Roman" w:hAnsi="Times New Roman" w:cs="Times New Roman"/>
          <w:sz w:val="24"/>
          <w:szCs w:val="24"/>
        </w:rPr>
        <w:t xml:space="preserve"> </w:t>
      </w:r>
      <w:r w:rsidR="00451F40">
        <w:rPr>
          <w:rFonts w:ascii="Times New Roman" w:eastAsia="Times New Roman" w:hAnsi="Times New Roman" w:cs="Times New Roman"/>
          <w:sz w:val="24"/>
          <w:szCs w:val="24"/>
        </w:rPr>
        <w:t>Accordingly, th</w:t>
      </w:r>
      <w:r w:rsidR="00E268B9">
        <w:rPr>
          <w:rFonts w:ascii="Times New Roman" w:eastAsia="Times New Roman" w:hAnsi="Times New Roman" w:cs="Times New Roman"/>
          <w:sz w:val="24"/>
          <w:szCs w:val="24"/>
        </w:rPr>
        <w:t xml:space="preserve">is setup can be </w:t>
      </w:r>
      <w:r w:rsidR="00451F40">
        <w:rPr>
          <w:rFonts w:ascii="Times New Roman" w:eastAsia="Times New Roman" w:hAnsi="Times New Roman" w:cs="Times New Roman"/>
          <w:sz w:val="24"/>
          <w:szCs w:val="24"/>
        </w:rPr>
        <w:t xml:space="preserve">well </w:t>
      </w:r>
      <w:r w:rsidR="00243AB2">
        <w:rPr>
          <w:rFonts w:ascii="Times New Roman" w:eastAsia="Times New Roman" w:hAnsi="Times New Roman" w:cs="Times New Roman"/>
          <w:sz w:val="24"/>
          <w:szCs w:val="24"/>
        </w:rPr>
        <w:t xml:space="preserve">incorporated </w:t>
      </w:r>
      <w:r w:rsidR="00451F40">
        <w:rPr>
          <w:rFonts w:ascii="Times New Roman" w:eastAsia="Times New Roman" w:hAnsi="Times New Roman" w:cs="Times New Roman"/>
          <w:sz w:val="24"/>
          <w:szCs w:val="24"/>
        </w:rPr>
        <w:t xml:space="preserve">not only </w:t>
      </w:r>
      <w:r w:rsidR="00E754D0">
        <w:rPr>
          <w:rFonts w:ascii="Times New Roman" w:eastAsia="Times New Roman" w:hAnsi="Times New Roman" w:cs="Times New Roman"/>
          <w:sz w:val="24"/>
          <w:szCs w:val="24"/>
        </w:rPr>
        <w:t>for</w:t>
      </w:r>
      <w:r w:rsidR="00860ED8">
        <w:rPr>
          <w:rFonts w:ascii="Times New Roman" w:eastAsia="Times New Roman" w:hAnsi="Times New Roman" w:cs="Times New Roman"/>
          <w:sz w:val="24"/>
          <w:szCs w:val="24"/>
        </w:rPr>
        <w:t xml:space="preserve"> </w:t>
      </w:r>
      <w:r w:rsidR="00AA6392">
        <w:rPr>
          <w:rFonts w:ascii="Times New Roman" w:eastAsia="Times New Roman" w:hAnsi="Times New Roman" w:cs="Times New Roman"/>
          <w:sz w:val="24"/>
          <w:szCs w:val="24"/>
        </w:rPr>
        <w:t>student</w:t>
      </w:r>
      <w:r w:rsidR="00860ED8">
        <w:rPr>
          <w:rFonts w:ascii="Times New Roman" w:eastAsia="Times New Roman" w:hAnsi="Times New Roman" w:cs="Times New Roman"/>
          <w:sz w:val="24"/>
          <w:szCs w:val="24"/>
        </w:rPr>
        <w:t xml:space="preserve"> lab</w:t>
      </w:r>
      <w:r w:rsidR="00451F40">
        <w:rPr>
          <w:rFonts w:ascii="Times New Roman" w:eastAsia="Times New Roman" w:hAnsi="Times New Roman" w:cs="Times New Roman"/>
          <w:sz w:val="24"/>
          <w:szCs w:val="24"/>
        </w:rPr>
        <w:t>s</w:t>
      </w:r>
      <w:r w:rsidR="00860ED8">
        <w:rPr>
          <w:rFonts w:ascii="Times New Roman" w:eastAsia="Times New Roman" w:hAnsi="Times New Roman" w:cs="Times New Roman"/>
          <w:sz w:val="24"/>
          <w:szCs w:val="24"/>
        </w:rPr>
        <w:t xml:space="preserve"> but also </w:t>
      </w:r>
      <w:r w:rsidR="00451F40">
        <w:rPr>
          <w:rFonts w:ascii="Times New Roman" w:eastAsia="Times New Roman" w:hAnsi="Times New Roman" w:cs="Times New Roman"/>
          <w:sz w:val="24"/>
          <w:szCs w:val="24"/>
        </w:rPr>
        <w:t>for</w:t>
      </w:r>
      <w:r w:rsidR="00853FA8">
        <w:rPr>
          <w:rFonts w:ascii="Times New Roman" w:eastAsia="Times New Roman" w:hAnsi="Times New Roman" w:cs="Times New Roman"/>
          <w:sz w:val="24"/>
          <w:szCs w:val="24"/>
        </w:rPr>
        <w:t xml:space="preserve"> </w:t>
      </w:r>
      <w:r w:rsidR="00243AB2">
        <w:rPr>
          <w:rFonts w:ascii="Times New Roman" w:eastAsia="Times New Roman" w:hAnsi="Times New Roman" w:cs="Times New Roman"/>
          <w:sz w:val="24"/>
          <w:szCs w:val="24"/>
        </w:rPr>
        <w:t>in</w:t>
      </w:r>
      <w:r w:rsidR="00451F40">
        <w:rPr>
          <w:rFonts w:ascii="Times New Roman" w:eastAsia="Times New Roman" w:hAnsi="Times New Roman" w:cs="Times New Roman"/>
          <w:sz w:val="24"/>
          <w:szCs w:val="24"/>
        </w:rPr>
        <w:t>dividual r</w:t>
      </w:r>
      <w:r w:rsidR="00853FA8">
        <w:rPr>
          <w:rFonts w:ascii="Times New Roman" w:eastAsia="Times New Roman" w:hAnsi="Times New Roman" w:cs="Times New Roman"/>
          <w:sz w:val="24"/>
          <w:szCs w:val="24"/>
        </w:rPr>
        <w:t>esearch</w:t>
      </w:r>
      <w:r w:rsidR="00061CEA">
        <w:rPr>
          <w:rFonts w:ascii="Times New Roman" w:eastAsia="Times New Roman" w:hAnsi="Times New Roman" w:cs="Times New Roman"/>
          <w:sz w:val="24"/>
          <w:szCs w:val="24"/>
        </w:rPr>
        <w:t>.</w:t>
      </w:r>
      <w:r w:rsidR="00853FA8">
        <w:rPr>
          <w:rFonts w:ascii="Times New Roman" w:eastAsia="Times New Roman" w:hAnsi="Times New Roman" w:cs="Times New Roman"/>
          <w:sz w:val="24"/>
          <w:szCs w:val="24"/>
        </w:rPr>
        <w:t xml:space="preserve"> </w:t>
      </w:r>
    </w:p>
    <w:p w14:paraId="54A72B15" w14:textId="77F791BD" w:rsidR="00205685" w:rsidRPr="00995F62" w:rsidRDefault="00296A9D" w:rsidP="001E006E">
      <w:pPr>
        <w:pStyle w:val="ListParagraph"/>
        <w:numPr>
          <w:ilvl w:val="0"/>
          <w:numId w:val="2"/>
        </w:numPr>
        <w:spacing w:line="480" w:lineRule="auto"/>
        <w:ind w:left="360" w:hanging="360"/>
        <w:jc w:val="both"/>
        <w:rPr>
          <w:rFonts w:ascii="Times New Roman" w:eastAsia="Times New Roman" w:hAnsi="Times New Roman" w:cs="Times New Roman"/>
          <w:b/>
          <w:sz w:val="24"/>
          <w:szCs w:val="24"/>
        </w:rPr>
      </w:pPr>
      <w:r w:rsidRPr="00995F62">
        <w:rPr>
          <w:rFonts w:ascii="Times New Roman" w:eastAsia="Times New Roman" w:hAnsi="Times New Roman" w:cs="Times New Roman"/>
          <w:b/>
          <w:sz w:val="24"/>
          <w:szCs w:val="24"/>
        </w:rPr>
        <w:lastRenderedPageBreak/>
        <w:t>EXPERIMENTAL SETUP</w:t>
      </w:r>
    </w:p>
    <w:p w14:paraId="2C2CAC08" w14:textId="095C499D" w:rsidR="00205685" w:rsidRPr="00995F62" w:rsidRDefault="00046AF6" w:rsidP="00DB597E">
      <w:pPr>
        <w:pStyle w:val="ListParagraph"/>
        <w:numPr>
          <w:ilvl w:val="0"/>
          <w:numId w:val="6"/>
        </w:numPr>
        <w:spacing w:line="480" w:lineRule="auto"/>
        <w:jc w:val="both"/>
        <w:rPr>
          <w:rFonts w:ascii="Times New Roman" w:eastAsia="Times New Roman" w:hAnsi="Times New Roman" w:cs="Times New Roman"/>
          <w:b/>
          <w:iCs/>
          <w:sz w:val="24"/>
          <w:szCs w:val="24"/>
        </w:rPr>
      </w:pPr>
      <w:r w:rsidRPr="00995F62">
        <w:rPr>
          <w:rFonts w:ascii="Times New Roman" w:eastAsia="Times New Roman" w:hAnsi="Times New Roman" w:cs="Times New Roman"/>
          <w:b/>
          <w:iCs/>
          <w:sz w:val="24"/>
          <w:szCs w:val="24"/>
        </w:rPr>
        <w:t xml:space="preserve">Seebeck </w:t>
      </w:r>
      <w:r w:rsidR="00296A9D">
        <w:rPr>
          <w:rFonts w:ascii="Times New Roman" w:eastAsia="Times New Roman" w:hAnsi="Times New Roman" w:cs="Times New Roman"/>
          <w:b/>
          <w:iCs/>
          <w:sz w:val="24"/>
          <w:szCs w:val="24"/>
        </w:rPr>
        <w:t>c</w:t>
      </w:r>
      <w:r w:rsidR="00F626B8" w:rsidRPr="00995F62">
        <w:rPr>
          <w:rFonts w:ascii="Times New Roman" w:eastAsia="Times New Roman" w:hAnsi="Times New Roman" w:cs="Times New Roman"/>
          <w:b/>
          <w:iCs/>
          <w:sz w:val="24"/>
          <w:szCs w:val="24"/>
        </w:rPr>
        <w:t xml:space="preserve">oefficient </w:t>
      </w:r>
      <w:r w:rsidR="00296A9D">
        <w:rPr>
          <w:rFonts w:ascii="Times New Roman" w:eastAsia="Times New Roman" w:hAnsi="Times New Roman" w:cs="Times New Roman"/>
          <w:b/>
          <w:iCs/>
          <w:sz w:val="24"/>
          <w:szCs w:val="24"/>
        </w:rPr>
        <w:t>m</w:t>
      </w:r>
      <w:r w:rsidRPr="00995F62">
        <w:rPr>
          <w:rFonts w:ascii="Times New Roman" w:eastAsia="Times New Roman" w:hAnsi="Times New Roman" w:cs="Times New Roman"/>
          <w:b/>
          <w:iCs/>
          <w:sz w:val="24"/>
          <w:szCs w:val="24"/>
        </w:rPr>
        <w:t>easurement</w:t>
      </w:r>
    </w:p>
    <w:p w14:paraId="46185F8E" w14:textId="768058FD" w:rsidR="00517DA3" w:rsidRDefault="00046AF6" w:rsidP="00296A9D">
      <w:pPr>
        <w:spacing w:line="480" w:lineRule="auto"/>
        <w:ind w:firstLine="720"/>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t xml:space="preserve">The first part of the measurement setup </w:t>
      </w:r>
      <w:r w:rsidR="00061CEA">
        <w:rPr>
          <w:rFonts w:ascii="Times New Roman" w:eastAsia="Times New Roman" w:hAnsi="Times New Roman" w:cs="Times New Roman"/>
          <w:sz w:val="24"/>
          <w:szCs w:val="24"/>
        </w:rPr>
        <w:t>is</w:t>
      </w:r>
      <w:r w:rsidR="000C3992" w:rsidRPr="00995F62">
        <w:rPr>
          <w:rFonts w:ascii="Times New Roman" w:eastAsia="Times New Roman" w:hAnsi="Times New Roman" w:cs="Times New Roman"/>
          <w:sz w:val="24"/>
          <w:szCs w:val="24"/>
        </w:rPr>
        <w:t xml:space="preserve"> for </w:t>
      </w:r>
      <w:r w:rsidRPr="00995F62">
        <w:rPr>
          <w:rFonts w:ascii="Times New Roman" w:eastAsia="Times New Roman" w:hAnsi="Times New Roman" w:cs="Times New Roman"/>
          <w:sz w:val="24"/>
          <w:szCs w:val="24"/>
        </w:rPr>
        <w:t xml:space="preserve">the Seebeck </w:t>
      </w:r>
      <w:r w:rsidR="00F626B8" w:rsidRPr="00995F62">
        <w:rPr>
          <w:rFonts w:ascii="Times New Roman" w:eastAsia="Times New Roman" w:hAnsi="Times New Roman" w:cs="Times New Roman"/>
          <w:sz w:val="24"/>
          <w:szCs w:val="24"/>
        </w:rPr>
        <w:t>coefficient</w:t>
      </w:r>
      <w:r w:rsidRPr="00995F62">
        <w:rPr>
          <w:rFonts w:ascii="Times New Roman" w:eastAsia="Times New Roman" w:hAnsi="Times New Roman" w:cs="Times New Roman"/>
          <w:sz w:val="24"/>
          <w:szCs w:val="24"/>
        </w:rPr>
        <w:t xml:space="preserve">. First, two thermoelectric heaters </w:t>
      </w:r>
      <w:r w:rsidR="00910D87" w:rsidRPr="00995F62">
        <w:rPr>
          <w:rFonts w:ascii="Times New Roman" w:eastAsia="Times New Roman" w:hAnsi="Times New Roman" w:cs="Times New Roman"/>
          <w:sz w:val="24"/>
          <w:szCs w:val="24"/>
        </w:rPr>
        <w:t>(lateral size of 40 × 40 mm</w:t>
      </w:r>
      <w:r w:rsidR="00910D87" w:rsidRPr="00995F62">
        <w:rPr>
          <w:rFonts w:ascii="Times New Roman" w:eastAsia="Times New Roman" w:hAnsi="Times New Roman" w:cs="Times New Roman"/>
          <w:sz w:val="24"/>
          <w:szCs w:val="24"/>
          <w:vertAlign w:val="superscript"/>
        </w:rPr>
        <w:t>2</w:t>
      </w:r>
      <w:r w:rsidR="00910D87" w:rsidRPr="00995F62">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 xml:space="preserve">were placed side by side </w:t>
      </w:r>
      <w:r w:rsidR="00692A63" w:rsidRPr="00995F62">
        <w:rPr>
          <w:rFonts w:ascii="Times New Roman" w:eastAsia="Times New Roman" w:hAnsi="Times New Roman" w:cs="Times New Roman"/>
          <w:sz w:val="24"/>
          <w:szCs w:val="24"/>
        </w:rPr>
        <w:t xml:space="preserve">as shown in Fig. 1 and 2, </w:t>
      </w:r>
      <w:r w:rsidRPr="00995F62">
        <w:rPr>
          <w:rFonts w:ascii="Times New Roman" w:eastAsia="Times New Roman" w:hAnsi="Times New Roman" w:cs="Times New Roman"/>
          <w:sz w:val="24"/>
          <w:szCs w:val="24"/>
        </w:rPr>
        <w:t>on top of heat sinks</w:t>
      </w:r>
      <w:r w:rsidR="00692A63" w:rsidRPr="00995F62">
        <w:rPr>
          <w:rFonts w:ascii="Times New Roman" w:eastAsia="Times New Roman" w:hAnsi="Times New Roman" w:cs="Times New Roman"/>
          <w:sz w:val="24"/>
          <w:szCs w:val="24"/>
        </w:rPr>
        <w:t xml:space="preserve"> (not shown)</w:t>
      </w:r>
      <w:r w:rsidRPr="00995F62">
        <w:rPr>
          <w:rFonts w:ascii="Times New Roman" w:eastAsia="Times New Roman" w:hAnsi="Times New Roman" w:cs="Times New Roman"/>
          <w:sz w:val="24"/>
          <w:szCs w:val="24"/>
        </w:rPr>
        <w:t>. Patches of copper tape were added at the four corners of the heaters nearest each other as shown in the sample area of Fig</w:t>
      </w:r>
      <w:r w:rsidR="00910D87" w:rsidRPr="00995F62">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 1</w:t>
      </w:r>
      <w:r w:rsidR="00692A63" w:rsidRPr="00995F62">
        <w:rPr>
          <w:rFonts w:ascii="Times New Roman" w:eastAsia="Times New Roman" w:hAnsi="Times New Roman" w:cs="Times New Roman"/>
          <w:sz w:val="24"/>
          <w:szCs w:val="24"/>
        </w:rPr>
        <w:t xml:space="preserve"> and 2</w:t>
      </w:r>
      <w:r w:rsidRPr="00995F62">
        <w:rPr>
          <w:rFonts w:ascii="Times New Roman" w:eastAsia="Times New Roman" w:hAnsi="Times New Roman" w:cs="Times New Roman"/>
          <w:sz w:val="24"/>
          <w:szCs w:val="24"/>
        </w:rPr>
        <w:t xml:space="preserve">. For Seebeck measurements, only the bottom two contact points </w:t>
      </w:r>
      <w:r w:rsidR="00692A63" w:rsidRPr="00995F62">
        <w:rPr>
          <w:rFonts w:ascii="Times New Roman" w:eastAsia="Times New Roman" w:hAnsi="Times New Roman" w:cs="Times New Roman"/>
          <w:sz w:val="24"/>
          <w:szCs w:val="24"/>
        </w:rPr>
        <w:t xml:space="preserve">in </w:t>
      </w:r>
      <w:r w:rsidR="000C3992" w:rsidRPr="00995F62">
        <w:rPr>
          <w:rFonts w:ascii="Times New Roman" w:eastAsia="Times New Roman" w:hAnsi="Times New Roman" w:cs="Times New Roman"/>
          <w:sz w:val="24"/>
          <w:szCs w:val="24"/>
        </w:rPr>
        <w:t xml:space="preserve">the sample area of </w:t>
      </w:r>
      <w:r w:rsidR="00692A63" w:rsidRPr="00995F62">
        <w:rPr>
          <w:rFonts w:ascii="Times New Roman" w:eastAsia="Times New Roman" w:hAnsi="Times New Roman" w:cs="Times New Roman"/>
          <w:sz w:val="24"/>
          <w:szCs w:val="24"/>
        </w:rPr>
        <w:t xml:space="preserve">Fig. 1 </w:t>
      </w:r>
      <w:r w:rsidR="000C3992" w:rsidRPr="00995F62">
        <w:rPr>
          <w:rFonts w:ascii="Times New Roman" w:eastAsia="Times New Roman" w:hAnsi="Times New Roman" w:cs="Times New Roman"/>
          <w:sz w:val="24"/>
          <w:szCs w:val="24"/>
        </w:rPr>
        <w:t xml:space="preserve">(the left two contacts of the sample area in Fig. 2) </w:t>
      </w:r>
      <w:r w:rsidR="00517DA3">
        <w:rPr>
          <w:rFonts w:ascii="Times New Roman" w:eastAsia="Times New Roman" w:hAnsi="Times New Roman" w:cs="Times New Roman"/>
          <w:sz w:val="24"/>
          <w:szCs w:val="24"/>
        </w:rPr>
        <w:t>were</w:t>
      </w:r>
      <w:r w:rsidRPr="00995F62">
        <w:rPr>
          <w:rFonts w:ascii="Times New Roman" w:eastAsia="Times New Roman" w:hAnsi="Times New Roman" w:cs="Times New Roman"/>
          <w:sz w:val="24"/>
          <w:szCs w:val="24"/>
        </w:rPr>
        <w:t xml:space="preserve"> used</w:t>
      </w:r>
      <w:r w:rsidR="00BB69A4">
        <w:rPr>
          <w:rFonts w:ascii="Times New Roman" w:eastAsia="Times New Roman" w:hAnsi="Times New Roman" w:cs="Times New Roman"/>
          <w:sz w:val="24"/>
          <w:szCs w:val="24"/>
        </w:rPr>
        <w:t>. U</w:t>
      </w:r>
      <w:r w:rsidR="005372A9">
        <w:rPr>
          <w:rFonts w:ascii="Times New Roman" w:eastAsia="Times New Roman" w:hAnsi="Times New Roman" w:cs="Times New Roman"/>
          <w:sz w:val="24"/>
          <w:szCs w:val="24"/>
        </w:rPr>
        <w:t xml:space="preserve">nless stated otherwise, all the position or orientation references below </w:t>
      </w:r>
      <w:r w:rsidR="00517DA3">
        <w:rPr>
          <w:rFonts w:ascii="Times New Roman" w:eastAsia="Times New Roman" w:hAnsi="Times New Roman" w:cs="Times New Roman"/>
          <w:sz w:val="24"/>
          <w:szCs w:val="24"/>
        </w:rPr>
        <w:t>will be</w:t>
      </w:r>
      <w:r w:rsidR="005372A9">
        <w:rPr>
          <w:rFonts w:ascii="Times New Roman" w:eastAsia="Times New Roman" w:hAnsi="Times New Roman" w:cs="Times New Roman"/>
          <w:sz w:val="24"/>
          <w:szCs w:val="24"/>
        </w:rPr>
        <w:t xml:space="preserve"> based on Fig. 1 instead of Fig. 2</w:t>
      </w:r>
      <w:r w:rsidR="00BB69A4">
        <w:rPr>
          <w:rFonts w:ascii="Times New Roman" w:eastAsia="Times New Roman" w:hAnsi="Times New Roman" w:cs="Times New Roman"/>
          <w:sz w:val="24"/>
          <w:szCs w:val="24"/>
        </w:rPr>
        <w:t>: the heater and sample configurations in Fig. 2 are rotated 90˚from those in Fig. 1</w:t>
      </w:r>
      <w:r w:rsidR="005372A9">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 xml:space="preserve">The top two contacts </w:t>
      </w:r>
      <w:r w:rsidR="00517DA3">
        <w:rPr>
          <w:rFonts w:ascii="Times New Roman" w:eastAsia="Times New Roman" w:hAnsi="Times New Roman" w:cs="Times New Roman"/>
          <w:sz w:val="24"/>
          <w:szCs w:val="24"/>
        </w:rPr>
        <w:t>were</w:t>
      </w:r>
      <w:r w:rsidRPr="00995F62">
        <w:rPr>
          <w:rFonts w:ascii="Times New Roman" w:eastAsia="Times New Roman" w:hAnsi="Times New Roman" w:cs="Times New Roman"/>
          <w:sz w:val="24"/>
          <w:szCs w:val="24"/>
        </w:rPr>
        <w:t xml:space="preserve"> used as current input for electrical resistance measurements, which will be explained below</w:t>
      </w:r>
      <w:r w:rsidR="00517DA3">
        <w:rPr>
          <w:rFonts w:ascii="Times New Roman" w:eastAsia="Times New Roman" w:hAnsi="Times New Roman" w:cs="Times New Roman"/>
          <w:sz w:val="24"/>
          <w:szCs w:val="24"/>
        </w:rPr>
        <w:t xml:space="preserve"> in Sec. C</w:t>
      </w:r>
      <w:r w:rsidRPr="00995F62">
        <w:rPr>
          <w:rFonts w:ascii="Times New Roman" w:eastAsia="Times New Roman" w:hAnsi="Times New Roman" w:cs="Times New Roman"/>
          <w:sz w:val="24"/>
          <w:szCs w:val="24"/>
        </w:rPr>
        <w:t xml:space="preserve">. Small pieces of </w:t>
      </w:r>
      <w:r w:rsidR="00692A63" w:rsidRPr="00995F62">
        <w:rPr>
          <w:rFonts w:ascii="Times New Roman" w:eastAsia="Times New Roman" w:hAnsi="Times New Roman" w:cs="Times New Roman"/>
          <w:sz w:val="24"/>
          <w:szCs w:val="24"/>
        </w:rPr>
        <w:t xml:space="preserve">thermally conducting </w:t>
      </w:r>
      <w:r w:rsidRPr="00995F62">
        <w:rPr>
          <w:rFonts w:ascii="Times New Roman" w:eastAsia="Times New Roman" w:hAnsi="Times New Roman" w:cs="Times New Roman"/>
          <w:sz w:val="24"/>
          <w:szCs w:val="24"/>
        </w:rPr>
        <w:t xml:space="preserve">tape </w:t>
      </w:r>
      <w:r w:rsidR="00692A63" w:rsidRPr="00995F62">
        <w:rPr>
          <w:rFonts w:ascii="Times New Roman" w:eastAsia="Times New Roman" w:hAnsi="Times New Roman" w:cs="Times New Roman"/>
          <w:sz w:val="24"/>
          <w:szCs w:val="24"/>
        </w:rPr>
        <w:t xml:space="preserve">(blue tape in Fig. 2) </w:t>
      </w:r>
      <w:r w:rsidRPr="00995F62">
        <w:rPr>
          <w:rFonts w:ascii="Times New Roman" w:eastAsia="Times New Roman" w:hAnsi="Times New Roman" w:cs="Times New Roman"/>
          <w:sz w:val="24"/>
          <w:szCs w:val="24"/>
        </w:rPr>
        <w:t>were put on top of the copper tape and carefully cut to form the border of a square with a small bit of copper tape at the corners. This is where the samples were placed</w:t>
      </w:r>
      <w:r w:rsidR="00517DA3">
        <w:rPr>
          <w:rFonts w:ascii="Times New Roman" w:eastAsia="Times New Roman" w:hAnsi="Times New Roman" w:cs="Times New Roman"/>
          <w:sz w:val="24"/>
          <w:szCs w:val="24"/>
        </w:rPr>
        <w:t xml:space="preserve">, </w:t>
      </w:r>
      <w:del w:id="23" w:author="Alex Oh" w:date="2025-07-03T14:28:00Z" w16du:dateUtc="2025-07-03T18:28:00Z">
        <w:r w:rsidR="00517DA3" w:rsidDel="002D14C0">
          <w:rPr>
            <w:rFonts w:ascii="Times New Roman" w:eastAsia="Times New Roman" w:hAnsi="Times New Roman" w:cs="Times New Roman"/>
            <w:sz w:val="24"/>
            <w:szCs w:val="24"/>
          </w:rPr>
          <w:delText xml:space="preserve">with </w:delText>
        </w:r>
      </w:del>
      <w:r w:rsidR="00517DA3">
        <w:rPr>
          <w:rFonts w:ascii="Times New Roman" w:eastAsia="Times New Roman" w:hAnsi="Times New Roman" w:cs="Times New Roman"/>
          <w:sz w:val="24"/>
          <w:szCs w:val="24"/>
        </w:rPr>
        <w:t>face down</w:t>
      </w:r>
      <w:r w:rsidRPr="00995F62">
        <w:rPr>
          <w:rFonts w:ascii="Times New Roman" w:eastAsia="Times New Roman" w:hAnsi="Times New Roman" w:cs="Times New Roman"/>
          <w:sz w:val="24"/>
          <w:szCs w:val="24"/>
        </w:rPr>
        <w:t xml:space="preserve">. One Chromel and one </w:t>
      </w:r>
      <w:proofErr w:type="spellStart"/>
      <w:r w:rsidRPr="00995F62">
        <w:rPr>
          <w:rFonts w:ascii="Times New Roman" w:eastAsia="Times New Roman" w:hAnsi="Times New Roman" w:cs="Times New Roman"/>
          <w:sz w:val="24"/>
          <w:szCs w:val="24"/>
        </w:rPr>
        <w:t>Alumel</w:t>
      </w:r>
      <w:proofErr w:type="spellEnd"/>
      <w:r w:rsidRPr="00995F62">
        <w:rPr>
          <w:rFonts w:ascii="Times New Roman" w:eastAsia="Times New Roman" w:hAnsi="Times New Roman" w:cs="Times New Roman"/>
          <w:sz w:val="24"/>
          <w:szCs w:val="24"/>
        </w:rPr>
        <w:t xml:space="preserve"> wire </w:t>
      </w:r>
      <w:r w:rsidR="00E30A7F" w:rsidRPr="00995F62">
        <w:rPr>
          <w:rFonts w:ascii="Times New Roman" w:hAnsi="Times New Roman" w:cs="Times New Roman"/>
          <w:sz w:val="24"/>
          <w:szCs w:val="24"/>
        </w:rPr>
        <w:t xml:space="preserve">(AWG 30) </w:t>
      </w:r>
      <w:r w:rsidRPr="00995F62">
        <w:rPr>
          <w:rFonts w:ascii="Times New Roman" w:eastAsia="Times New Roman" w:hAnsi="Times New Roman" w:cs="Times New Roman"/>
          <w:sz w:val="24"/>
          <w:szCs w:val="24"/>
        </w:rPr>
        <w:t xml:space="preserve">were </w:t>
      </w:r>
      <w:r w:rsidR="000D0D00">
        <w:rPr>
          <w:rFonts w:ascii="Times New Roman" w:eastAsia="Times New Roman" w:hAnsi="Times New Roman" w:cs="Times New Roman"/>
          <w:sz w:val="24"/>
          <w:szCs w:val="24"/>
        </w:rPr>
        <w:t>s</w:t>
      </w:r>
      <w:r w:rsidR="00B75FE0">
        <w:rPr>
          <w:rFonts w:ascii="Times New Roman" w:eastAsia="Times New Roman" w:hAnsi="Times New Roman" w:cs="Times New Roman"/>
          <w:sz w:val="24"/>
          <w:szCs w:val="24"/>
        </w:rPr>
        <w:t>oldered</w:t>
      </w:r>
      <w:r w:rsidRPr="00995F62">
        <w:rPr>
          <w:rFonts w:ascii="Times New Roman" w:eastAsia="Times New Roman" w:hAnsi="Times New Roman" w:cs="Times New Roman"/>
          <w:sz w:val="24"/>
          <w:szCs w:val="24"/>
        </w:rPr>
        <w:t xml:space="preserve"> together at one end, forming a K-type thermocouple, and this </w:t>
      </w:r>
      <w:r w:rsidR="00B75FE0">
        <w:rPr>
          <w:rFonts w:ascii="Times New Roman" w:eastAsia="Times New Roman" w:hAnsi="Times New Roman" w:cs="Times New Roman"/>
          <w:sz w:val="24"/>
          <w:szCs w:val="24"/>
        </w:rPr>
        <w:t>soldered</w:t>
      </w:r>
      <w:r w:rsidRPr="00995F62">
        <w:rPr>
          <w:rFonts w:ascii="Times New Roman" w:eastAsia="Times New Roman" w:hAnsi="Times New Roman" w:cs="Times New Roman"/>
          <w:sz w:val="24"/>
          <w:szCs w:val="24"/>
        </w:rPr>
        <w:t xml:space="preserve"> side was attached </w:t>
      </w:r>
      <w:r w:rsidR="00776C7E">
        <w:rPr>
          <w:rFonts w:ascii="Times New Roman" w:eastAsia="Times New Roman" w:hAnsi="Times New Roman" w:cs="Times New Roman"/>
          <w:sz w:val="24"/>
          <w:szCs w:val="24"/>
        </w:rPr>
        <w:t>with</w:t>
      </w:r>
      <w:del w:id="24" w:author="Alex Oh" w:date="2025-07-03T14:30:00Z" w16du:dateUtc="2025-07-03T18:30:00Z">
        <w:r w:rsidR="00776C7E" w:rsidDel="00005718">
          <w:rPr>
            <w:rFonts w:ascii="Times New Roman" w:eastAsia="Times New Roman" w:hAnsi="Times New Roman" w:cs="Times New Roman"/>
            <w:sz w:val="24"/>
            <w:szCs w:val="24"/>
          </w:rPr>
          <w:delText xml:space="preserve"> a</w:delText>
        </w:r>
      </w:del>
      <w:r w:rsidR="00776C7E">
        <w:rPr>
          <w:rFonts w:ascii="Times New Roman" w:eastAsia="Times New Roman" w:hAnsi="Times New Roman" w:cs="Times New Roman"/>
          <w:sz w:val="24"/>
          <w:szCs w:val="24"/>
        </w:rPr>
        <w:t xml:space="preserve"> copper tape </w:t>
      </w:r>
      <w:del w:id="25" w:author="Alex Oh" w:date="2025-07-03T14:30:00Z" w16du:dateUtc="2025-07-03T18:30:00Z">
        <w:r w:rsidR="000F351F" w:rsidDel="006653EC">
          <w:rPr>
            <w:rFonts w:ascii="Times New Roman" w:eastAsia="Times New Roman" w:hAnsi="Times New Roman" w:cs="Times New Roman"/>
            <w:sz w:val="24"/>
            <w:szCs w:val="24"/>
          </w:rPr>
          <w:delText>close to the</w:delText>
        </w:r>
      </w:del>
      <w:ins w:id="26" w:author="Alex Oh" w:date="2025-07-03T14:30:00Z" w16du:dateUtc="2025-07-03T18:30:00Z">
        <w:r w:rsidR="006653EC">
          <w:rPr>
            <w:rFonts w:ascii="Times New Roman" w:eastAsia="Times New Roman" w:hAnsi="Times New Roman" w:cs="Times New Roman"/>
            <w:sz w:val="24"/>
            <w:szCs w:val="24"/>
          </w:rPr>
          <w:t>to a</w:t>
        </w:r>
      </w:ins>
      <w:r w:rsidR="000F351F">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corner of the sample</w:t>
      </w:r>
      <w:ins w:id="27" w:author="Alex Oh" w:date="2025-07-03T14:30:00Z" w16du:dateUtc="2025-07-03T18:30:00Z">
        <w:r w:rsidR="006653EC">
          <w:rPr>
            <w:rFonts w:ascii="Times New Roman" w:eastAsia="Times New Roman" w:hAnsi="Times New Roman" w:cs="Times New Roman"/>
            <w:sz w:val="24"/>
            <w:szCs w:val="24"/>
          </w:rPr>
          <w:t xml:space="preserve"> on</w:t>
        </w:r>
      </w:ins>
      <w:r w:rsidRPr="00995F62">
        <w:rPr>
          <w:rFonts w:ascii="Times New Roman" w:eastAsia="Times New Roman" w:hAnsi="Times New Roman" w:cs="Times New Roman"/>
          <w:sz w:val="24"/>
          <w:szCs w:val="24"/>
        </w:rPr>
        <w:t xml:space="preserve"> </w:t>
      </w:r>
      <w:del w:id="28" w:author="Alex Oh" w:date="2025-07-03T14:30:00Z" w16du:dateUtc="2025-07-03T18:30:00Z">
        <w:r w:rsidRPr="00995F62" w:rsidDel="00D33A9A">
          <w:rPr>
            <w:rFonts w:ascii="Times New Roman" w:eastAsia="Times New Roman" w:hAnsi="Times New Roman" w:cs="Times New Roman"/>
            <w:sz w:val="24"/>
            <w:szCs w:val="24"/>
          </w:rPr>
          <w:delText xml:space="preserve">on </w:delText>
        </w:r>
        <w:r w:rsidR="000F351F" w:rsidDel="00D33A9A">
          <w:rPr>
            <w:rFonts w:ascii="Times New Roman" w:eastAsia="Times New Roman" w:hAnsi="Times New Roman" w:cs="Times New Roman"/>
            <w:sz w:val="24"/>
            <w:szCs w:val="24"/>
          </w:rPr>
          <w:delText xml:space="preserve">the copper tape of </w:delText>
        </w:r>
      </w:del>
      <w:r w:rsidR="000F351F">
        <w:rPr>
          <w:rFonts w:ascii="Times New Roman" w:eastAsia="Times New Roman" w:hAnsi="Times New Roman" w:cs="Times New Roman"/>
          <w:sz w:val="24"/>
          <w:szCs w:val="24"/>
        </w:rPr>
        <w:t>the hotter side</w:t>
      </w:r>
      <w:r w:rsidR="00776C7E">
        <w:rPr>
          <w:rFonts w:ascii="Times New Roman" w:eastAsia="Times New Roman" w:hAnsi="Times New Roman" w:cs="Times New Roman"/>
          <w:sz w:val="24"/>
          <w:szCs w:val="24"/>
        </w:rPr>
        <w:t xml:space="preserve"> (see </w:t>
      </w:r>
      <w:r w:rsidR="006D7C2F">
        <w:rPr>
          <w:rFonts w:ascii="Times New Roman" w:eastAsia="Times New Roman" w:hAnsi="Times New Roman" w:cs="Times New Roman"/>
          <w:sz w:val="24"/>
          <w:szCs w:val="24"/>
        </w:rPr>
        <w:t xml:space="preserve">Fig. 1(b) and </w:t>
      </w:r>
      <w:r w:rsidR="00776C7E">
        <w:rPr>
          <w:rFonts w:ascii="Times New Roman" w:eastAsia="Times New Roman" w:hAnsi="Times New Roman" w:cs="Times New Roman"/>
          <w:sz w:val="24"/>
          <w:szCs w:val="24"/>
        </w:rPr>
        <w:t>Fig. 2)</w:t>
      </w:r>
      <w:r w:rsidRPr="00995F62">
        <w:rPr>
          <w:rFonts w:ascii="Times New Roman" w:eastAsia="Times New Roman" w:hAnsi="Times New Roman" w:cs="Times New Roman"/>
          <w:sz w:val="24"/>
          <w:szCs w:val="24"/>
        </w:rPr>
        <w:t>. Th</w:t>
      </w:r>
      <w:r w:rsidR="00776C7E">
        <w:rPr>
          <w:rFonts w:ascii="Times New Roman" w:eastAsia="Times New Roman" w:hAnsi="Times New Roman" w:cs="Times New Roman"/>
          <w:sz w:val="24"/>
          <w:szCs w:val="24"/>
        </w:rPr>
        <w:t xml:space="preserve">e same </w:t>
      </w:r>
      <w:r w:rsidRPr="00995F62">
        <w:rPr>
          <w:rFonts w:ascii="Times New Roman" w:eastAsia="Times New Roman" w:hAnsi="Times New Roman" w:cs="Times New Roman"/>
          <w:sz w:val="24"/>
          <w:szCs w:val="24"/>
        </w:rPr>
        <w:t xml:space="preserve">was done on the colder side as well. The other ends of each thermocouple were connected to an AD8495 thermocouple amplifier on a breadboard. These two amplifiers </w:t>
      </w:r>
      <w:r w:rsidR="00DD3B4F">
        <w:rPr>
          <w:rFonts w:ascii="Times New Roman" w:eastAsia="Times New Roman" w:hAnsi="Times New Roman" w:cs="Times New Roman"/>
          <w:sz w:val="24"/>
          <w:szCs w:val="24"/>
        </w:rPr>
        <w:t>(</w:t>
      </w:r>
      <w:proofErr w:type="spellStart"/>
      <w:r w:rsidR="00DD3B4F">
        <w:rPr>
          <w:rFonts w:ascii="Times New Roman" w:eastAsia="Times New Roman" w:hAnsi="Times New Roman" w:cs="Times New Roman"/>
          <w:sz w:val="24"/>
          <w:szCs w:val="24"/>
        </w:rPr>
        <w:t>AmpH</w:t>
      </w:r>
      <w:proofErr w:type="spellEnd"/>
      <w:r w:rsidR="00DD3B4F">
        <w:rPr>
          <w:rFonts w:ascii="Times New Roman" w:eastAsia="Times New Roman" w:hAnsi="Times New Roman" w:cs="Times New Roman"/>
          <w:sz w:val="24"/>
          <w:szCs w:val="24"/>
        </w:rPr>
        <w:t xml:space="preserve"> and </w:t>
      </w:r>
      <w:proofErr w:type="spellStart"/>
      <w:r w:rsidR="00DD3B4F">
        <w:rPr>
          <w:rFonts w:ascii="Times New Roman" w:eastAsia="Times New Roman" w:hAnsi="Times New Roman" w:cs="Times New Roman"/>
          <w:sz w:val="24"/>
          <w:szCs w:val="24"/>
        </w:rPr>
        <w:t>AmpC</w:t>
      </w:r>
      <w:proofErr w:type="spellEnd"/>
      <w:r w:rsidR="00DD3B4F">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acted as thermometers and measured the temperatures (T</w:t>
      </w:r>
      <w:r w:rsidRPr="00995F62">
        <w:rPr>
          <w:rFonts w:ascii="Times New Roman" w:eastAsia="Times New Roman" w:hAnsi="Times New Roman" w:cs="Times New Roman"/>
          <w:sz w:val="24"/>
          <w:szCs w:val="24"/>
          <w:vertAlign w:val="subscript"/>
        </w:rPr>
        <w:t>H</w:t>
      </w:r>
      <w:r w:rsidR="00517DA3">
        <w:rPr>
          <w:rFonts w:ascii="Times New Roman" w:eastAsia="Times New Roman" w:hAnsi="Times New Roman" w:cs="Times New Roman"/>
          <w:sz w:val="24"/>
          <w:szCs w:val="24"/>
        </w:rPr>
        <w:t xml:space="preserve"> and</w:t>
      </w:r>
      <w:r w:rsidRPr="00995F62">
        <w:rPr>
          <w:rFonts w:ascii="Times New Roman" w:eastAsia="Times New Roman" w:hAnsi="Times New Roman" w:cs="Times New Roman"/>
          <w:sz w:val="24"/>
          <w:szCs w:val="24"/>
        </w:rPr>
        <w:t xml:space="preserve"> T</w:t>
      </w:r>
      <w:r w:rsidRPr="00995F62">
        <w:rPr>
          <w:rFonts w:ascii="Times New Roman" w:eastAsia="Times New Roman" w:hAnsi="Times New Roman" w:cs="Times New Roman"/>
          <w:sz w:val="24"/>
          <w:szCs w:val="24"/>
          <w:vertAlign w:val="subscript"/>
        </w:rPr>
        <w:t>C</w:t>
      </w:r>
      <w:r w:rsidRPr="00995F62">
        <w:rPr>
          <w:rFonts w:ascii="Times New Roman" w:eastAsia="Times New Roman" w:hAnsi="Times New Roman" w:cs="Times New Roman"/>
          <w:sz w:val="24"/>
          <w:szCs w:val="24"/>
        </w:rPr>
        <w:t xml:space="preserve">) of the two sides of the sample, with the temperature difference </w:t>
      </w:r>
      <w:r w:rsidR="00351F0A" w:rsidRPr="00995F62">
        <w:rPr>
          <w:rFonts w:ascii="Times New Roman" w:eastAsia="Times New Roman" w:hAnsi="Times New Roman" w:cs="Times New Roman"/>
          <w:sz w:val="24"/>
          <w:szCs w:val="24"/>
        </w:rPr>
        <w:t>Δ</w:t>
      </w:r>
      <w:r w:rsidR="00351F0A">
        <w:rPr>
          <w:rFonts w:ascii="Times New Roman" w:eastAsia="Times New Roman" w:hAnsi="Times New Roman" w:cs="Times New Roman"/>
          <w:sz w:val="24"/>
          <w:szCs w:val="24"/>
        </w:rPr>
        <w:t>T = T</w:t>
      </w:r>
      <w:r w:rsidR="00351F0A" w:rsidRPr="005E6756">
        <w:rPr>
          <w:rFonts w:ascii="Times New Roman" w:eastAsia="Times New Roman" w:hAnsi="Times New Roman" w:cs="Times New Roman"/>
          <w:sz w:val="24"/>
          <w:szCs w:val="24"/>
          <w:vertAlign w:val="subscript"/>
        </w:rPr>
        <w:t xml:space="preserve">H </w:t>
      </w:r>
      <w:r w:rsidR="00351F0A">
        <w:rPr>
          <w:rFonts w:ascii="Times New Roman" w:eastAsia="Times New Roman" w:hAnsi="Times New Roman" w:cs="Times New Roman"/>
          <w:sz w:val="24"/>
          <w:szCs w:val="24"/>
        </w:rPr>
        <w:t>- T</w:t>
      </w:r>
      <w:r w:rsidR="00351F0A" w:rsidRPr="005E6756">
        <w:rPr>
          <w:rFonts w:ascii="Times New Roman" w:eastAsia="Times New Roman" w:hAnsi="Times New Roman" w:cs="Times New Roman"/>
          <w:sz w:val="24"/>
          <w:szCs w:val="24"/>
          <w:vertAlign w:val="subscript"/>
        </w:rPr>
        <w:t>C</w:t>
      </w:r>
      <w:r w:rsidR="00351F0A">
        <w:rPr>
          <w:rFonts w:ascii="Times New Roman" w:eastAsia="Times New Roman" w:hAnsi="Times New Roman" w:cs="Times New Roman"/>
          <w:sz w:val="24"/>
          <w:szCs w:val="24"/>
          <w:vertAlign w:val="subscript"/>
        </w:rPr>
        <w:t>.</w:t>
      </w:r>
      <w:r w:rsidRPr="00995F62">
        <w:rPr>
          <w:rFonts w:ascii="Times New Roman" w:eastAsia="Times New Roman" w:hAnsi="Times New Roman" w:cs="Times New Roman"/>
          <w:sz w:val="24"/>
          <w:szCs w:val="24"/>
        </w:rPr>
        <w:t xml:space="preserve"> being used for the Seebeck coefficient calculation. A third amplifier </w:t>
      </w:r>
      <w:r w:rsidR="00DD3B4F">
        <w:rPr>
          <w:rFonts w:ascii="Times New Roman" w:eastAsia="Times New Roman" w:hAnsi="Times New Roman" w:cs="Times New Roman"/>
          <w:sz w:val="24"/>
          <w:szCs w:val="24"/>
        </w:rPr>
        <w:t>(</w:t>
      </w:r>
      <w:proofErr w:type="spellStart"/>
      <w:r w:rsidR="00DD3B4F">
        <w:rPr>
          <w:rFonts w:ascii="Times New Roman" w:eastAsia="Times New Roman" w:hAnsi="Times New Roman" w:cs="Times New Roman"/>
          <w:sz w:val="24"/>
          <w:szCs w:val="24"/>
        </w:rPr>
        <w:t>AmpV</w:t>
      </w:r>
      <w:proofErr w:type="spellEnd"/>
      <w:r w:rsidR="00DD3B4F">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 xml:space="preserve">was connected to the two </w:t>
      </w:r>
      <w:proofErr w:type="spellStart"/>
      <w:r w:rsidRPr="00995F62">
        <w:rPr>
          <w:rFonts w:ascii="Times New Roman" w:eastAsia="Times New Roman" w:hAnsi="Times New Roman" w:cs="Times New Roman"/>
          <w:sz w:val="24"/>
          <w:szCs w:val="24"/>
        </w:rPr>
        <w:t>Alumel</w:t>
      </w:r>
      <w:proofErr w:type="spellEnd"/>
      <w:r w:rsidRPr="00995F62">
        <w:rPr>
          <w:rFonts w:ascii="Times New Roman" w:eastAsia="Times New Roman" w:hAnsi="Times New Roman" w:cs="Times New Roman"/>
          <w:sz w:val="24"/>
          <w:szCs w:val="24"/>
        </w:rPr>
        <w:t xml:space="preserve"> wires of the thermocouples with two more </w:t>
      </w:r>
      <w:proofErr w:type="spellStart"/>
      <w:r w:rsidRPr="00995F62">
        <w:rPr>
          <w:rFonts w:ascii="Times New Roman" w:eastAsia="Times New Roman" w:hAnsi="Times New Roman" w:cs="Times New Roman"/>
          <w:sz w:val="24"/>
          <w:szCs w:val="24"/>
        </w:rPr>
        <w:t>Alumel</w:t>
      </w:r>
      <w:proofErr w:type="spellEnd"/>
      <w:r w:rsidRPr="00995F62">
        <w:rPr>
          <w:rFonts w:ascii="Times New Roman" w:eastAsia="Times New Roman" w:hAnsi="Times New Roman" w:cs="Times New Roman"/>
          <w:sz w:val="24"/>
          <w:szCs w:val="24"/>
        </w:rPr>
        <w:t xml:space="preserve"> wires, and this measured the voltage (ΔV)</w:t>
      </w:r>
      <w:r w:rsidR="000F351F">
        <w:rPr>
          <w:rFonts w:ascii="Times New Roman" w:eastAsia="Times New Roman" w:hAnsi="Times New Roman" w:cs="Times New Roman"/>
          <w:sz w:val="24"/>
          <w:szCs w:val="24"/>
        </w:rPr>
        <w:t xml:space="preserve"> across the sample</w:t>
      </w:r>
      <w:r w:rsidRPr="00995F62">
        <w:rPr>
          <w:rFonts w:ascii="Times New Roman" w:eastAsia="Times New Roman" w:hAnsi="Times New Roman" w:cs="Times New Roman"/>
          <w:sz w:val="24"/>
          <w:szCs w:val="24"/>
        </w:rPr>
        <w:t xml:space="preserve">. </w:t>
      </w:r>
    </w:p>
    <w:p w14:paraId="404D7829" w14:textId="50A1720A" w:rsidR="00FF5571" w:rsidRDefault="00046AF6" w:rsidP="00517DA3">
      <w:pPr>
        <w:spacing w:line="480" w:lineRule="auto"/>
        <w:ind w:firstLine="720"/>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lastRenderedPageBreak/>
        <w:t xml:space="preserve">The Seebeck coefficient (S) can be calculated using the formula </w:t>
      </w:r>
      <m:oMath>
        <m:r>
          <w:rPr>
            <w:rFonts w:ascii="Cambria Math" w:eastAsia="Times New Roman" w:hAnsi="Cambria Math" w:cs="Times New Roman"/>
            <w:sz w:val="24"/>
            <w:szCs w:val="24"/>
          </w:rPr>
          <m:t>S=-</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ΔV</m:t>
            </m:r>
          </m:num>
          <m:den>
            <m:r>
              <w:rPr>
                <w:rFonts w:ascii="Cambria Math" w:eastAsia="Times New Roman" w:hAnsi="Cambria Math" w:cs="Times New Roman"/>
                <w:sz w:val="24"/>
                <w:szCs w:val="24"/>
              </w:rPr>
              <m:t>ΔT</m:t>
            </m:r>
          </m:den>
        </m:f>
      </m:oMath>
      <w:r w:rsidRPr="00995F62">
        <w:rPr>
          <w:rFonts w:ascii="Times New Roman" w:eastAsia="Times New Roman" w:hAnsi="Times New Roman" w:cs="Times New Roman"/>
          <w:sz w:val="24"/>
          <w:szCs w:val="24"/>
        </w:rPr>
        <w:t>.</w:t>
      </w:r>
      <w:r w:rsidR="00CF3F02">
        <w:rPr>
          <w:rFonts w:ascii="Times New Roman" w:eastAsia="Times New Roman" w:hAnsi="Times New Roman" w:cs="Times New Roman"/>
          <w:sz w:val="24"/>
          <w:szCs w:val="24"/>
        </w:rPr>
        <w:fldChar w:fldCharType="begin" w:fldLock="1"/>
      </w:r>
      <w:r w:rsidR="00CF3F02">
        <w:rPr>
          <w:rFonts w:ascii="Times New Roman" w:eastAsia="Times New Roman" w:hAnsi="Times New Roman" w:cs="Times New Roman"/>
          <w:sz w:val="24"/>
          <w:szCs w:val="24"/>
        </w:rPr>
        <w:instrText>ADDIN CSL_CITATION {"citationItems":[{"id":"ITEM-1","itemData":{"ISBN":"981-4021-11-3","author":[{"dropping-particle":"","family":"Bentley","given":"Robin","non-dropping-particle":"","parse-names":false,"suffix":""}],"id":"ITEM-1","issued":{"date-parts":[["1998"]]},"number-of-pages":"27","publisher":"Springer-Verlag Singapore Pte. Ltd.","publisher-place":"Singapore","title":"Theory and Practice of Thermoelectric Thermometry","type":"book"},"uris":["http://www.mendeley.com/documents/?uuid=1f3e0c26-ef9a-343d-835b-58b3d7a8979f"]}],"mendeley":{"formattedCitation":"&lt;sup&gt;2&lt;/sup&gt;","plainTextFormattedCitation":"2","previouslyFormattedCitation":"&lt;sup&gt;2&lt;/sup&gt;"},"properties":{"noteIndex":0},"schema":"https://github.com/citation-style-language/schema/raw/master/csl-citation.json"}</w:instrText>
      </w:r>
      <w:r w:rsidR="00CF3F02">
        <w:rPr>
          <w:rFonts w:ascii="Times New Roman" w:eastAsia="Times New Roman" w:hAnsi="Times New Roman" w:cs="Times New Roman"/>
          <w:sz w:val="24"/>
          <w:szCs w:val="24"/>
        </w:rPr>
        <w:fldChar w:fldCharType="separate"/>
      </w:r>
      <w:r w:rsidR="00CF3F02" w:rsidRPr="00CF3F02">
        <w:rPr>
          <w:rFonts w:ascii="Times New Roman" w:eastAsia="Times New Roman" w:hAnsi="Times New Roman" w:cs="Times New Roman"/>
          <w:noProof/>
          <w:sz w:val="24"/>
          <w:szCs w:val="24"/>
          <w:vertAlign w:val="superscript"/>
        </w:rPr>
        <w:t>2</w:t>
      </w:r>
      <w:r w:rsidR="00CF3F02">
        <w:rPr>
          <w:rFonts w:ascii="Times New Roman" w:eastAsia="Times New Roman" w:hAnsi="Times New Roman" w:cs="Times New Roman"/>
          <w:sz w:val="24"/>
          <w:szCs w:val="24"/>
        </w:rPr>
        <w:fldChar w:fldCharType="end"/>
      </w:r>
      <w:r w:rsidRPr="00995F62">
        <w:rPr>
          <w:rFonts w:ascii="Times New Roman" w:eastAsia="Times New Roman" w:hAnsi="Times New Roman" w:cs="Times New Roman"/>
          <w:sz w:val="24"/>
          <w:szCs w:val="24"/>
        </w:rPr>
        <w:t xml:space="preserve"> </w:t>
      </w:r>
      <w:r w:rsidR="00FF5571">
        <w:rPr>
          <w:rFonts w:ascii="Times New Roman" w:eastAsia="Times New Roman" w:hAnsi="Times New Roman" w:cs="Times New Roman"/>
          <w:sz w:val="24"/>
          <w:szCs w:val="24"/>
        </w:rPr>
        <w:t xml:space="preserve">However, </w:t>
      </w:r>
      <w:r w:rsidR="00FA35D1">
        <w:rPr>
          <w:rFonts w:ascii="Times New Roman" w:eastAsia="Times New Roman" w:hAnsi="Times New Roman" w:cs="Times New Roman"/>
          <w:sz w:val="24"/>
          <w:szCs w:val="24"/>
        </w:rPr>
        <w:t xml:space="preserve">it is important to note that this </w:t>
      </w:r>
      <w:r w:rsidR="004A1E74">
        <w:rPr>
          <w:rFonts w:ascii="Times New Roman" w:eastAsia="Times New Roman" w:hAnsi="Times New Roman" w:cs="Times New Roman"/>
          <w:sz w:val="24"/>
          <w:szCs w:val="24"/>
        </w:rPr>
        <w:t>is not the Seebeck coefficient of the sample (S</w:t>
      </w:r>
      <w:r w:rsidR="004A1E74" w:rsidRPr="008B108E">
        <w:rPr>
          <w:rFonts w:ascii="Times New Roman" w:eastAsia="Times New Roman" w:hAnsi="Times New Roman" w:cs="Times New Roman"/>
          <w:sz w:val="24"/>
          <w:szCs w:val="24"/>
          <w:vertAlign w:val="subscript"/>
        </w:rPr>
        <w:t>S</w:t>
      </w:r>
      <w:r w:rsidR="004A1E74">
        <w:rPr>
          <w:rFonts w:ascii="Times New Roman" w:eastAsia="Times New Roman" w:hAnsi="Times New Roman" w:cs="Times New Roman"/>
          <w:sz w:val="24"/>
          <w:szCs w:val="24"/>
        </w:rPr>
        <w:t xml:space="preserve">), because we have to consider the effect </w:t>
      </w:r>
      <w:r w:rsidR="006F6687">
        <w:rPr>
          <w:rFonts w:ascii="Times New Roman" w:eastAsia="Times New Roman" w:hAnsi="Times New Roman" w:cs="Times New Roman"/>
          <w:sz w:val="24"/>
          <w:szCs w:val="24"/>
        </w:rPr>
        <w:t xml:space="preserve">of </w:t>
      </w:r>
      <w:r w:rsidR="004A1E74">
        <w:rPr>
          <w:rFonts w:ascii="Times New Roman" w:eastAsia="Times New Roman" w:hAnsi="Times New Roman" w:cs="Times New Roman"/>
          <w:sz w:val="24"/>
          <w:szCs w:val="24"/>
        </w:rPr>
        <w:t xml:space="preserve">the </w:t>
      </w:r>
      <w:r w:rsidR="006F6687">
        <w:rPr>
          <w:rFonts w:ascii="Times New Roman" w:eastAsia="Times New Roman" w:hAnsi="Times New Roman" w:cs="Times New Roman"/>
          <w:sz w:val="24"/>
          <w:szCs w:val="24"/>
        </w:rPr>
        <w:t>probing</w:t>
      </w:r>
      <w:r w:rsidR="004A1E74">
        <w:rPr>
          <w:rFonts w:ascii="Times New Roman" w:eastAsia="Times New Roman" w:hAnsi="Times New Roman" w:cs="Times New Roman"/>
          <w:sz w:val="24"/>
          <w:szCs w:val="24"/>
        </w:rPr>
        <w:t xml:space="preserve"> wire, </w:t>
      </w:r>
      <w:proofErr w:type="spellStart"/>
      <w:r w:rsidR="00DD1B96">
        <w:rPr>
          <w:rFonts w:ascii="Times New Roman" w:eastAsia="Times New Roman" w:hAnsi="Times New Roman" w:cs="Times New Roman"/>
          <w:sz w:val="24"/>
          <w:szCs w:val="24"/>
        </w:rPr>
        <w:t>Alumel</w:t>
      </w:r>
      <w:proofErr w:type="spellEnd"/>
      <w:r w:rsidR="00DD1B96">
        <w:rPr>
          <w:rFonts w:ascii="Times New Roman" w:eastAsia="Times New Roman" w:hAnsi="Times New Roman" w:cs="Times New Roman"/>
          <w:sz w:val="24"/>
          <w:szCs w:val="24"/>
        </w:rPr>
        <w:t xml:space="preserve"> (</w:t>
      </w:r>
      <w:proofErr w:type="spellStart"/>
      <w:r w:rsidR="00DD1B96">
        <w:rPr>
          <w:rFonts w:ascii="Times New Roman" w:eastAsia="Times New Roman" w:hAnsi="Times New Roman" w:cs="Times New Roman"/>
          <w:sz w:val="24"/>
          <w:szCs w:val="24"/>
        </w:rPr>
        <w:t>S</w:t>
      </w:r>
      <w:r w:rsidR="00DD1B96" w:rsidRPr="008B108E">
        <w:rPr>
          <w:rFonts w:ascii="Times New Roman" w:eastAsia="Times New Roman" w:hAnsi="Times New Roman" w:cs="Times New Roman"/>
          <w:sz w:val="24"/>
          <w:szCs w:val="24"/>
          <w:vertAlign w:val="subscript"/>
        </w:rPr>
        <w:t>A</w:t>
      </w:r>
      <w:r w:rsidR="00517DA3">
        <w:rPr>
          <w:rFonts w:ascii="Times New Roman" w:eastAsia="Times New Roman" w:hAnsi="Times New Roman" w:cs="Times New Roman"/>
          <w:sz w:val="24"/>
          <w:szCs w:val="24"/>
          <w:vertAlign w:val="subscript"/>
        </w:rPr>
        <w:t>l</w:t>
      </w:r>
      <w:proofErr w:type="spellEnd"/>
      <w:r w:rsidR="00DD1B96">
        <w:rPr>
          <w:rFonts w:ascii="Times New Roman" w:eastAsia="Times New Roman" w:hAnsi="Times New Roman" w:cs="Times New Roman"/>
          <w:sz w:val="24"/>
          <w:szCs w:val="24"/>
        </w:rPr>
        <w:t>)</w:t>
      </w:r>
      <w:r w:rsidR="006F6687">
        <w:rPr>
          <w:rFonts w:ascii="Times New Roman" w:eastAsia="Times New Roman" w:hAnsi="Times New Roman" w:cs="Times New Roman"/>
          <w:sz w:val="24"/>
          <w:szCs w:val="24"/>
        </w:rPr>
        <w:t>,</w:t>
      </w:r>
      <w:r w:rsidR="00DD1B96">
        <w:rPr>
          <w:rFonts w:ascii="Times New Roman" w:eastAsia="Times New Roman" w:hAnsi="Times New Roman" w:cs="Times New Roman"/>
          <w:sz w:val="24"/>
          <w:szCs w:val="24"/>
        </w:rPr>
        <w:t xml:space="preserve"> as follows. </w:t>
      </w:r>
      <w:r w:rsidR="00577A6F">
        <w:rPr>
          <w:rFonts w:ascii="Times New Roman" w:eastAsia="Times New Roman" w:hAnsi="Times New Roman" w:cs="Times New Roman"/>
          <w:sz w:val="24"/>
          <w:szCs w:val="24"/>
        </w:rPr>
        <w:t xml:space="preserve">If we take into account the thermoelectric voltage developed across the </w:t>
      </w:r>
      <w:proofErr w:type="spellStart"/>
      <w:r w:rsidR="00577A6F">
        <w:rPr>
          <w:rFonts w:ascii="Times New Roman" w:eastAsia="Times New Roman" w:hAnsi="Times New Roman" w:cs="Times New Roman"/>
          <w:sz w:val="24"/>
          <w:szCs w:val="24"/>
        </w:rPr>
        <w:t>Alumel</w:t>
      </w:r>
      <w:proofErr w:type="spellEnd"/>
      <w:r w:rsidR="00577A6F">
        <w:rPr>
          <w:rFonts w:ascii="Times New Roman" w:eastAsia="Times New Roman" w:hAnsi="Times New Roman" w:cs="Times New Roman"/>
          <w:sz w:val="24"/>
          <w:szCs w:val="24"/>
        </w:rPr>
        <w:t xml:space="preserve"> wires, t</w:t>
      </w:r>
      <w:r w:rsidR="00DD3B4F">
        <w:rPr>
          <w:rFonts w:ascii="Times New Roman" w:eastAsia="Times New Roman" w:hAnsi="Times New Roman" w:cs="Times New Roman"/>
          <w:sz w:val="24"/>
          <w:szCs w:val="24"/>
        </w:rPr>
        <w:t>he voltage (</w:t>
      </w:r>
      <w:r w:rsidR="00DD3B4F" w:rsidRPr="00FA35D1">
        <w:rPr>
          <w:rFonts w:ascii="Times New Roman" w:eastAsia="Times New Roman" w:hAnsi="Times New Roman" w:cs="Times New Roman"/>
          <w:sz w:val="24"/>
          <w:szCs w:val="24"/>
        </w:rPr>
        <w:t>ΔV</w:t>
      </w:r>
      <w:r w:rsidR="00DD3B4F">
        <w:rPr>
          <w:rFonts w:ascii="Times New Roman" w:eastAsia="Times New Roman" w:hAnsi="Times New Roman" w:cs="Times New Roman"/>
          <w:sz w:val="24"/>
          <w:szCs w:val="24"/>
        </w:rPr>
        <w:t xml:space="preserve">) measured </w:t>
      </w:r>
      <w:r w:rsidR="00DD1B96">
        <w:rPr>
          <w:rFonts w:ascii="Times New Roman" w:eastAsia="Times New Roman" w:hAnsi="Times New Roman" w:cs="Times New Roman"/>
          <w:sz w:val="24"/>
          <w:szCs w:val="24"/>
        </w:rPr>
        <w:t xml:space="preserve">between </w:t>
      </w:r>
      <w:r w:rsidR="005168ED">
        <w:rPr>
          <w:rFonts w:ascii="Times New Roman" w:eastAsia="Times New Roman" w:hAnsi="Times New Roman" w:cs="Times New Roman"/>
          <w:sz w:val="24"/>
          <w:szCs w:val="24"/>
        </w:rPr>
        <w:t>the positive (+) and negative (-) ports</w:t>
      </w:r>
      <w:r w:rsidR="00DD1B96">
        <w:rPr>
          <w:rFonts w:ascii="Times New Roman" w:eastAsia="Times New Roman" w:hAnsi="Times New Roman" w:cs="Times New Roman"/>
          <w:sz w:val="24"/>
          <w:szCs w:val="24"/>
        </w:rPr>
        <w:t xml:space="preserve"> of the amplifier (</w:t>
      </w:r>
      <w:proofErr w:type="spellStart"/>
      <w:r w:rsidR="00DD1B96">
        <w:rPr>
          <w:rFonts w:ascii="Times New Roman" w:eastAsia="Times New Roman" w:hAnsi="Times New Roman" w:cs="Times New Roman"/>
          <w:sz w:val="24"/>
          <w:szCs w:val="24"/>
        </w:rPr>
        <w:t>AmpV</w:t>
      </w:r>
      <w:proofErr w:type="spellEnd"/>
      <w:r w:rsidR="00DD1B96">
        <w:rPr>
          <w:rFonts w:ascii="Times New Roman" w:eastAsia="Times New Roman" w:hAnsi="Times New Roman" w:cs="Times New Roman"/>
          <w:sz w:val="24"/>
          <w:szCs w:val="24"/>
        </w:rPr>
        <w:t>)</w:t>
      </w:r>
      <w:r w:rsidR="005168ED">
        <w:rPr>
          <w:rFonts w:ascii="Times New Roman" w:eastAsia="Times New Roman" w:hAnsi="Times New Roman" w:cs="Times New Roman"/>
          <w:sz w:val="24"/>
          <w:szCs w:val="24"/>
        </w:rPr>
        <w:t xml:space="preserve">, </w:t>
      </w:r>
      <w:r w:rsidR="00DD3B4F">
        <w:rPr>
          <w:rFonts w:ascii="Times New Roman" w:eastAsia="Times New Roman" w:hAnsi="Times New Roman" w:cs="Times New Roman"/>
          <w:sz w:val="24"/>
          <w:szCs w:val="24"/>
        </w:rPr>
        <w:t xml:space="preserve">is </w:t>
      </w:r>
      <w:r w:rsidR="00577A6F">
        <w:rPr>
          <w:rFonts w:ascii="Times New Roman" w:eastAsia="Times New Roman" w:hAnsi="Times New Roman" w:cs="Times New Roman"/>
          <w:sz w:val="24"/>
          <w:szCs w:val="24"/>
        </w:rPr>
        <w:t xml:space="preserve">given by </w:t>
      </w:r>
      <w:r w:rsidR="00FA35D1" w:rsidRPr="00FA35D1">
        <w:rPr>
          <w:rFonts w:ascii="Times New Roman" w:eastAsia="Times New Roman" w:hAnsi="Times New Roman" w:cs="Times New Roman"/>
          <w:sz w:val="24"/>
          <w:szCs w:val="24"/>
        </w:rPr>
        <w:t>ΔV</w:t>
      </w:r>
      <w:r w:rsidR="00FA35D1">
        <w:rPr>
          <w:rFonts w:ascii="Times New Roman" w:eastAsia="Times New Roman" w:hAnsi="Times New Roman" w:cs="Times New Roman"/>
          <w:sz w:val="24"/>
          <w:szCs w:val="24"/>
        </w:rPr>
        <w:t xml:space="preserve"> =</w:t>
      </w:r>
      <w:r w:rsidR="00B55EDD">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m:t>
        </m:r>
        <m:r>
          <w:ins w:id="29" w:author="Alex Oh" w:date="2025-07-03T14:32:00Z" w16du:dateUtc="2025-07-03T18:32:00Z">
            <w:rPr>
              <w:rFonts w:ascii="Cambria Math" w:eastAsia="Times New Roman" w:hAnsi="Cambria Math" w:cs="Times New Roman"/>
              <w:sz w:val="24"/>
              <w:szCs w:val="24"/>
            </w:rPr>
            <m:t>[</m:t>
          </w:ins>
        </m:r>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T-</m:t>
            </m:r>
          </m:sub>
          <m:sup>
            <m:r>
              <w:rPr>
                <w:rFonts w:ascii="Cambria Math" w:eastAsia="Times New Roman" w:hAnsi="Cambria Math" w:cs="Times New Roman"/>
                <w:sz w:val="24"/>
                <w:szCs w:val="24"/>
              </w:rPr>
              <m:t>TC</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Al</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dT+</m:t>
            </m:r>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TC</m:t>
                </m:r>
              </m:sub>
              <m:sup>
                <m:r>
                  <w:rPr>
                    <w:rFonts w:ascii="Cambria Math" w:eastAsia="Times New Roman" w:hAnsi="Cambria Math" w:cs="Times New Roman"/>
                    <w:sz w:val="24"/>
                    <w:szCs w:val="24"/>
                  </w:rPr>
                  <m:t>TH</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S</m:t>
                    </m:r>
                  </m:sub>
                </m:sSub>
              </m:e>
            </m:nary>
            <m:r>
              <w:rPr>
                <w:rFonts w:ascii="Cambria Math" w:eastAsia="Times New Roman" w:hAnsi="Cambria Math" w:cs="Times New Roman"/>
                <w:sz w:val="24"/>
                <w:szCs w:val="24"/>
              </w:rPr>
              <m:t>(T)dT+</m:t>
            </m:r>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TH</m:t>
                </m:r>
              </m:sub>
              <m:sup>
                <m:r>
                  <w:rPr>
                    <w:rFonts w:ascii="Cambria Math" w:eastAsia="Times New Roman" w:hAnsi="Cambria Math" w:cs="Times New Roman"/>
                    <w:sz w:val="24"/>
                    <w:szCs w:val="24"/>
                  </w:rPr>
                  <m:t>T+</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Al</m:t>
                    </m:r>
                  </m:sub>
                </m:sSub>
              </m:e>
            </m:nary>
            <m:r>
              <w:rPr>
                <w:rFonts w:ascii="Cambria Math" w:eastAsia="Times New Roman" w:hAnsi="Cambria Math" w:cs="Times New Roman"/>
                <w:sz w:val="24"/>
                <w:szCs w:val="24"/>
              </w:rPr>
              <m:t>(T)dT</m:t>
            </m:r>
            <m:r>
              <w:ins w:id="30" w:author="Alex Oh" w:date="2025-07-03T14:32:00Z" w16du:dateUtc="2025-07-03T18:32:00Z">
                <w:rPr>
                  <w:rFonts w:ascii="Cambria Math" w:eastAsia="Times New Roman" w:hAnsi="Cambria Math" w:cs="Times New Roman"/>
                  <w:sz w:val="24"/>
                  <w:szCs w:val="24"/>
                </w:rPr>
                <m:t>]</m:t>
              </w:ins>
            </m:r>
          </m:e>
        </m:nary>
      </m:oMath>
      <w:del w:id="31" w:author="Alex Oh" w:date="2025-07-03T14:33:00Z" w16du:dateUtc="2025-07-03T18:33:00Z">
        <w:r w:rsidR="00B55EDD" w:rsidDel="00AB6166">
          <w:rPr>
            <w:rFonts w:ascii="Times New Roman" w:eastAsia="Times New Roman" w:hAnsi="Times New Roman" w:cs="Times New Roman"/>
            <w:sz w:val="24"/>
            <w:szCs w:val="24"/>
          </w:rPr>
          <w:delText>]</w:delText>
        </w:r>
      </w:del>
      <w:ins w:id="32" w:author="Alex Oh" w:date="2025-07-03T14:33:00Z" w16du:dateUtc="2025-07-03T18:33:00Z">
        <w:r w:rsidR="00AB6166">
          <w:rPr>
            <w:rFonts w:ascii="Times New Roman" w:eastAsia="Times New Roman" w:hAnsi="Times New Roman" w:cs="Times New Roman"/>
            <w:sz w:val="24"/>
            <w:szCs w:val="24"/>
          </w:rPr>
          <w:t>.</w:t>
        </w:r>
      </w:ins>
      <w:del w:id="33" w:author="Alex Oh" w:date="2025-07-03T14:33:00Z" w16du:dateUtc="2025-07-03T18:33:00Z">
        <w:r w:rsidR="00577A6F" w:rsidDel="00AB6166">
          <w:rPr>
            <w:rFonts w:ascii="Times New Roman" w:eastAsia="Times New Roman" w:hAnsi="Times New Roman" w:cs="Times New Roman"/>
            <w:sz w:val="24"/>
            <w:szCs w:val="24"/>
          </w:rPr>
          <w:delText>.</w:delText>
        </w:r>
      </w:del>
      <w:r w:rsidR="00901D53">
        <w:rPr>
          <w:rFonts w:ascii="Times New Roman" w:eastAsia="Times New Roman" w:hAnsi="Times New Roman" w:cs="Times New Roman"/>
          <w:sz w:val="24"/>
          <w:szCs w:val="24"/>
        </w:rPr>
        <w:fldChar w:fldCharType="begin" w:fldLock="1"/>
      </w:r>
      <w:r w:rsidR="00B75FE0">
        <w:rPr>
          <w:rFonts w:ascii="Times New Roman" w:eastAsia="Times New Roman" w:hAnsi="Times New Roman" w:cs="Times New Roman"/>
          <w:sz w:val="24"/>
          <w:szCs w:val="24"/>
        </w:rPr>
        <w:instrText>ADDIN CSL_CITATION {"citationItems":[{"id":"ITEM-1","itemData":{"ISBN":"981-4021-11-3","author":[{"dropping-particle":"","family":"Bentley","given":"Robin","non-dropping-particle":"","parse-names":false,"suffix":""}],"id":"ITEM-1","issued":{"date-parts":[["1998"]]},"number-of-pages":"27","publisher":"Springer-Verlag Singapore Pte. Ltd.","publisher-place":"Singapore","title":"Theory and Practice of Thermoelectric Thermometry","type":"book"},"uris":["http://www.mendeley.com/documents/?uuid=1f3e0c26-ef9a-343d-835b-58b3d7a8979f"]},{"id":"ITEM-2","itemData":{"author":[{"dropping-particle":"","family":"Auparay","given":"Novela","non-dropping-particle":"","parse-names":false,"suffix":""}],"id":"ITEM-2","issued":{"date-parts":[["2013"]]},"publisher":"Oregon State University","title":"Room Temperature Seebeck Coefficient Measurement: Metals &amp; Semiconductors","type":"thesis"},"uris":["http://www.mendeley.com/documents/?uuid=41b1ce5c-4b9d-3fd2-b678-529b944f6aaf"]}],"mendeley":{"formattedCitation":"&lt;sup&gt;2,4&lt;/sup&gt;","plainTextFormattedCitation":"2,4","previouslyFormattedCitation":"&lt;sup&gt;2,4&lt;/sup&gt;"},"properties":{"noteIndex":0},"schema":"https://github.com/citation-style-language/schema/raw/master/csl-citation.json"}</w:instrText>
      </w:r>
      <w:r w:rsidR="00901D53">
        <w:rPr>
          <w:rFonts w:ascii="Times New Roman" w:eastAsia="Times New Roman" w:hAnsi="Times New Roman" w:cs="Times New Roman"/>
          <w:sz w:val="24"/>
          <w:szCs w:val="24"/>
        </w:rPr>
        <w:fldChar w:fldCharType="separate"/>
      </w:r>
      <w:r w:rsidR="00901D53" w:rsidRPr="00901D53">
        <w:rPr>
          <w:rFonts w:ascii="Times New Roman" w:eastAsia="Times New Roman" w:hAnsi="Times New Roman" w:cs="Times New Roman"/>
          <w:noProof/>
          <w:sz w:val="24"/>
          <w:szCs w:val="24"/>
          <w:vertAlign w:val="superscript"/>
        </w:rPr>
        <w:t>2,4</w:t>
      </w:r>
      <w:r w:rsidR="00901D53">
        <w:rPr>
          <w:rFonts w:ascii="Times New Roman" w:eastAsia="Times New Roman" w:hAnsi="Times New Roman" w:cs="Times New Roman"/>
          <w:sz w:val="24"/>
          <w:szCs w:val="24"/>
        </w:rPr>
        <w:fldChar w:fldCharType="end"/>
      </w:r>
      <w:r w:rsidR="00577A6F">
        <w:rPr>
          <w:rFonts w:ascii="Times New Roman" w:eastAsia="Times New Roman" w:hAnsi="Times New Roman" w:cs="Times New Roman"/>
          <w:sz w:val="24"/>
          <w:szCs w:val="24"/>
        </w:rPr>
        <w:t xml:space="preserve"> </w:t>
      </w:r>
      <w:r w:rsidR="008B108E">
        <w:rPr>
          <w:rFonts w:ascii="Times New Roman" w:eastAsia="Times New Roman" w:hAnsi="Times New Roman" w:cs="Times New Roman"/>
          <w:sz w:val="24"/>
          <w:szCs w:val="24"/>
        </w:rPr>
        <w:t>If we rightfully assume that t</w:t>
      </w:r>
      <w:r w:rsidR="00577A6F">
        <w:rPr>
          <w:rFonts w:ascii="Times New Roman" w:eastAsia="Times New Roman" w:hAnsi="Times New Roman" w:cs="Times New Roman"/>
          <w:sz w:val="24"/>
          <w:szCs w:val="24"/>
        </w:rPr>
        <w:t xml:space="preserve">he temperatures </w:t>
      </w:r>
      <w:r w:rsidR="005168ED">
        <w:rPr>
          <w:rFonts w:ascii="Times New Roman" w:eastAsia="Times New Roman" w:hAnsi="Times New Roman" w:cs="Times New Roman"/>
          <w:sz w:val="24"/>
          <w:szCs w:val="24"/>
        </w:rPr>
        <w:t xml:space="preserve">(T- and T+) at the ports of </w:t>
      </w:r>
      <w:proofErr w:type="spellStart"/>
      <w:r w:rsidR="005168ED">
        <w:rPr>
          <w:rFonts w:ascii="Times New Roman" w:eastAsia="Times New Roman" w:hAnsi="Times New Roman" w:cs="Times New Roman"/>
          <w:sz w:val="24"/>
          <w:szCs w:val="24"/>
        </w:rPr>
        <w:t>Am</w:t>
      </w:r>
      <w:r w:rsidR="00577A6F">
        <w:rPr>
          <w:rFonts w:ascii="Times New Roman" w:eastAsia="Times New Roman" w:hAnsi="Times New Roman" w:cs="Times New Roman"/>
          <w:sz w:val="24"/>
          <w:szCs w:val="24"/>
        </w:rPr>
        <w:t>pV</w:t>
      </w:r>
      <w:proofErr w:type="spellEnd"/>
      <w:r w:rsidR="00577A6F">
        <w:rPr>
          <w:rFonts w:ascii="Times New Roman" w:eastAsia="Times New Roman" w:hAnsi="Times New Roman" w:cs="Times New Roman"/>
          <w:sz w:val="24"/>
          <w:szCs w:val="24"/>
        </w:rPr>
        <w:t xml:space="preserve"> </w:t>
      </w:r>
      <w:r w:rsidR="008B108E">
        <w:rPr>
          <w:rFonts w:ascii="Times New Roman" w:eastAsia="Times New Roman" w:hAnsi="Times New Roman" w:cs="Times New Roman"/>
          <w:sz w:val="24"/>
          <w:szCs w:val="24"/>
        </w:rPr>
        <w:t>are</w:t>
      </w:r>
      <w:r w:rsidR="00577A6F">
        <w:rPr>
          <w:rFonts w:ascii="Times New Roman" w:eastAsia="Times New Roman" w:hAnsi="Times New Roman" w:cs="Times New Roman"/>
          <w:sz w:val="24"/>
          <w:szCs w:val="24"/>
        </w:rPr>
        <w:t xml:space="preserve"> the same, this equation reduces to </w:t>
      </w:r>
      <w:r w:rsidR="00577A6F" w:rsidRPr="00FA35D1">
        <w:rPr>
          <w:rFonts w:ascii="Times New Roman" w:eastAsia="Times New Roman" w:hAnsi="Times New Roman" w:cs="Times New Roman"/>
          <w:sz w:val="24"/>
          <w:szCs w:val="24"/>
        </w:rPr>
        <w:t>ΔV</w:t>
      </w:r>
      <w:r w:rsidR="00577A6F">
        <w:rPr>
          <w:rFonts w:ascii="Times New Roman" w:eastAsia="Times New Roman" w:hAnsi="Times New Roman" w:cs="Times New Roman"/>
          <w:sz w:val="24"/>
          <w:szCs w:val="24"/>
        </w:rPr>
        <w:t xml:space="preserve"> = </w:t>
      </w:r>
      <m:oMath>
        <m:r>
          <w:rPr>
            <w:rFonts w:ascii="Cambria Math" w:eastAsia="Times New Roman" w:hAnsi="Cambria Math" w:cs="Times New Roman"/>
            <w:sz w:val="24"/>
            <w:szCs w:val="24"/>
          </w:rPr>
          <m:t>-</m:t>
        </m:r>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TC</m:t>
            </m:r>
          </m:sub>
          <m:sup>
            <m:r>
              <w:rPr>
                <w:rFonts w:ascii="Cambria Math" w:eastAsia="Times New Roman" w:hAnsi="Cambria Math" w:cs="Times New Roman"/>
                <w:sz w:val="24"/>
                <w:szCs w:val="24"/>
              </w:rPr>
              <m:t>TH</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S</m:t>
                </m:r>
              </m:sub>
            </m:sSub>
          </m:e>
        </m:nary>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Al</m:t>
            </m:r>
          </m:sub>
        </m:sSub>
        <m:r>
          <w:rPr>
            <w:rFonts w:ascii="Cambria Math" w:eastAsia="Times New Roman" w:hAnsi="Cambria Math" w:cs="Times New Roman"/>
            <w:sz w:val="24"/>
            <w:szCs w:val="24"/>
          </w:rPr>
          <m:t>(T)]dT≡-</m:t>
        </m:r>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TC</m:t>
            </m:r>
          </m:sub>
          <m:sup>
            <m:r>
              <w:rPr>
                <w:rFonts w:ascii="Cambria Math" w:eastAsia="Times New Roman" w:hAnsi="Cambria Math" w:cs="Times New Roman"/>
                <w:sz w:val="24"/>
                <w:szCs w:val="24"/>
              </w:rPr>
              <m:t>TH</m:t>
            </m:r>
          </m:sup>
          <m:e>
            <m:r>
              <w:rPr>
                <w:rFonts w:ascii="Cambria Math" w:eastAsia="Times New Roman" w:hAnsi="Cambria Math" w:cs="Times New Roman"/>
                <w:sz w:val="24"/>
                <w:szCs w:val="24"/>
              </w:rPr>
              <m:t>S</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e>
        </m:nary>
        <m:r>
          <w:rPr>
            <w:rFonts w:ascii="Cambria Math" w:eastAsia="Times New Roman" w:hAnsi="Cambria Math" w:cs="Times New Roman"/>
            <w:sz w:val="24"/>
            <w:szCs w:val="24"/>
          </w:rPr>
          <m:t>dT</m:t>
        </m:r>
      </m:oMath>
      <w:r w:rsidR="008B108E">
        <w:rPr>
          <w:rFonts w:ascii="Times New Roman" w:eastAsia="Times New Roman" w:hAnsi="Times New Roman" w:cs="Times New Roman"/>
          <w:sz w:val="24"/>
          <w:szCs w:val="24"/>
        </w:rPr>
        <w:t>. In other words, the Seebeck coefficient of the sample</w:t>
      </w:r>
      <w:r w:rsidR="00351F0A">
        <w:rPr>
          <w:rFonts w:ascii="Times New Roman" w:eastAsia="Times New Roman" w:hAnsi="Times New Roman" w:cs="Times New Roman"/>
          <w:sz w:val="24"/>
          <w:szCs w:val="24"/>
        </w:rPr>
        <w:t xml:space="preserve"> can be found by adding the contribution of the probing wires to the measured value: </w:t>
      </w:r>
      <w:r w:rsidR="00DD1B96">
        <w:rPr>
          <w:rFonts w:ascii="Times New Roman" w:eastAsia="Times New Roman" w:hAnsi="Times New Roman" w:cs="Times New Roman"/>
          <w:sz w:val="24"/>
          <w:szCs w:val="24"/>
        </w:rPr>
        <w:t>S</w:t>
      </w:r>
      <w:r w:rsidR="00DD1B96" w:rsidRPr="008B108E">
        <w:rPr>
          <w:rFonts w:ascii="Times New Roman" w:eastAsia="Times New Roman" w:hAnsi="Times New Roman" w:cs="Times New Roman"/>
          <w:sz w:val="24"/>
          <w:szCs w:val="24"/>
          <w:vertAlign w:val="subscript"/>
        </w:rPr>
        <w:t>S</w:t>
      </w:r>
      <w:r w:rsidR="00DD1B96">
        <w:rPr>
          <w:rFonts w:ascii="Times New Roman" w:eastAsia="Times New Roman" w:hAnsi="Times New Roman" w:cs="Times New Roman"/>
          <w:sz w:val="24"/>
          <w:szCs w:val="24"/>
        </w:rPr>
        <w:t xml:space="preserve"> = S + </w:t>
      </w:r>
      <w:proofErr w:type="spellStart"/>
      <w:r w:rsidR="00DD1B96">
        <w:rPr>
          <w:rFonts w:ascii="Times New Roman" w:eastAsia="Times New Roman" w:hAnsi="Times New Roman" w:cs="Times New Roman"/>
          <w:sz w:val="24"/>
          <w:szCs w:val="24"/>
        </w:rPr>
        <w:t>S</w:t>
      </w:r>
      <w:r w:rsidR="008B108E" w:rsidRPr="008B108E">
        <w:rPr>
          <w:rFonts w:ascii="Times New Roman" w:eastAsia="Times New Roman" w:hAnsi="Times New Roman" w:cs="Times New Roman"/>
          <w:sz w:val="24"/>
          <w:szCs w:val="24"/>
          <w:vertAlign w:val="subscript"/>
        </w:rPr>
        <w:t>A</w:t>
      </w:r>
      <w:r w:rsidR="00BB6F7B">
        <w:rPr>
          <w:rFonts w:ascii="Times New Roman" w:eastAsia="Times New Roman" w:hAnsi="Times New Roman" w:cs="Times New Roman"/>
          <w:sz w:val="24"/>
          <w:szCs w:val="24"/>
          <w:vertAlign w:val="subscript"/>
        </w:rPr>
        <w:t>l</w:t>
      </w:r>
      <w:proofErr w:type="spellEnd"/>
      <w:r w:rsidR="005E6756" w:rsidRPr="005E6756">
        <w:rPr>
          <w:rFonts w:ascii="Times New Roman" w:eastAsia="Times New Roman" w:hAnsi="Times New Roman" w:cs="Times New Roman"/>
          <w:sz w:val="24"/>
          <w:szCs w:val="24"/>
        </w:rPr>
        <w:t>.</w:t>
      </w:r>
    </w:p>
    <w:p w14:paraId="30131DAA" w14:textId="068D090C" w:rsidR="001A5C32" w:rsidRDefault="00046AF6" w:rsidP="00FF5571">
      <w:pPr>
        <w:spacing w:line="480" w:lineRule="auto"/>
        <w:ind w:firstLine="720"/>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t>The outputs of the</w:t>
      </w:r>
      <w:r w:rsidR="005E6756">
        <w:rPr>
          <w:rFonts w:ascii="Times New Roman" w:eastAsia="Times New Roman" w:hAnsi="Times New Roman" w:cs="Times New Roman"/>
          <w:sz w:val="24"/>
          <w:szCs w:val="24"/>
        </w:rPr>
        <w:t xml:space="preserve"> three</w:t>
      </w:r>
      <w:r w:rsidRPr="00995F62">
        <w:rPr>
          <w:rFonts w:ascii="Times New Roman" w:eastAsia="Times New Roman" w:hAnsi="Times New Roman" w:cs="Times New Roman"/>
          <w:sz w:val="24"/>
          <w:szCs w:val="24"/>
        </w:rPr>
        <w:t xml:space="preserve"> </w:t>
      </w:r>
      <w:r w:rsidR="00A73370">
        <w:rPr>
          <w:rFonts w:ascii="Times New Roman" w:eastAsia="Times New Roman" w:hAnsi="Times New Roman" w:cs="Times New Roman"/>
          <w:sz w:val="24"/>
          <w:szCs w:val="24"/>
        </w:rPr>
        <w:t xml:space="preserve">AD8495 </w:t>
      </w:r>
      <w:r w:rsidRPr="00995F62">
        <w:rPr>
          <w:rFonts w:ascii="Times New Roman" w:eastAsia="Times New Roman" w:hAnsi="Times New Roman" w:cs="Times New Roman"/>
          <w:sz w:val="24"/>
          <w:szCs w:val="24"/>
        </w:rPr>
        <w:t xml:space="preserve">amplifiers </w:t>
      </w:r>
      <w:r w:rsidR="00487C96">
        <w:rPr>
          <w:rFonts w:ascii="Times New Roman" w:eastAsia="Times New Roman" w:hAnsi="Times New Roman" w:cs="Times New Roman"/>
          <w:sz w:val="24"/>
          <w:szCs w:val="24"/>
        </w:rPr>
        <w:t>(</w:t>
      </w:r>
      <w:proofErr w:type="spellStart"/>
      <w:r w:rsidR="00487C96">
        <w:rPr>
          <w:rFonts w:ascii="Times New Roman" w:eastAsia="Times New Roman" w:hAnsi="Times New Roman" w:cs="Times New Roman"/>
          <w:sz w:val="24"/>
          <w:szCs w:val="24"/>
        </w:rPr>
        <w:t>AmpC</w:t>
      </w:r>
      <w:proofErr w:type="spellEnd"/>
      <w:r w:rsidR="00487C96">
        <w:rPr>
          <w:rFonts w:ascii="Times New Roman" w:eastAsia="Times New Roman" w:hAnsi="Times New Roman" w:cs="Times New Roman"/>
          <w:sz w:val="24"/>
          <w:szCs w:val="24"/>
        </w:rPr>
        <w:t xml:space="preserve">, </w:t>
      </w:r>
      <w:proofErr w:type="spellStart"/>
      <w:r w:rsidR="00487C96">
        <w:rPr>
          <w:rFonts w:ascii="Times New Roman" w:eastAsia="Times New Roman" w:hAnsi="Times New Roman" w:cs="Times New Roman"/>
          <w:sz w:val="24"/>
          <w:szCs w:val="24"/>
        </w:rPr>
        <w:t>AmpV</w:t>
      </w:r>
      <w:proofErr w:type="spellEnd"/>
      <w:r w:rsidR="00487C96">
        <w:rPr>
          <w:rFonts w:ascii="Times New Roman" w:eastAsia="Times New Roman" w:hAnsi="Times New Roman" w:cs="Times New Roman"/>
          <w:sz w:val="24"/>
          <w:szCs w:val="24"/>
        </w:rPr>
        <w:t xml:space="preserve"> and </w:t>
      </w:r>
      <w:proofErr w:type="spellStart"/>
      <w:r w:rsidR="00487C96">
        <w:rPr>
          <w:rFonts w:ascii="Times New Roman" w:eastAsia="Times New Roman" w:hAnsi="Times New Roman" w:cs="Times New Roman"/>
          <w:sz w:val="24"/>
          <w:szCs w:val="24"/>
        </w:rPr>
        <w:t>AmpH</w:t>
      </w:r>
      <w:proofErr w:type="spellEnd"/>
      <w:r w:rsidR="00487C96">
        <w:rPr>
          <w:rFonts w:ascii="Times New Roman" w:eastAsia="Times New Roman" w:hAnsi="Times New Roman" w:cs="Times New Roman"/>
          <w:sz w:val="24"/>
          <w:szCs w:val="24"/>
        </w:rPr>
        <w:t xml:space="preserve"> in Fig. 1</w:t>
      </w:r>
      <w:r w:rsidR="006D7C2F">
        <w:rPr>
          <w:rFonts w:ascii="Times New Roman" w:eastAsia="Times New Roman" w:hAnsi="Times New Roman" w:cs="Times New Roman"/>
          <w:sz w:val="24"/>
          <w:szCs w:val="24"/>
        </w:rPr>
        <w:t>(a)</w:t>
      </w:r>
      <w:r w:rsidR="00487C96">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were connected to the input pins A0, A1, and A2 of the Arduino board (measuring T</w:t>
      </w:r>
      <w:r w:rsidRPr="00995F62">
        <w:rPr>
          <w:rFonts w:ascii="Times New Roman" w:eastAsia="Times New Roman" w:hAnsi="Times New Roman" w:cs="Times New Roman"/>
          <w:sz w:val="24"/>
          <w:szCs w:val="24"/>
          <w:vertAlign w:val="subscript"/>
        </w:rPr>
        <w:t>C</w:t>
      </w:r>
      <w:r w:rsidRPr="00995F62">
        <w:rPr>
          <w:rFonts w:ascii="Times New Roman" w:eastAsia="Times New Roman" w:hAnsi="Times New Roman" w:cs="Times New Roman"/>
          <w:sz w:val="24"/>
          <w:szCs w:val="24"/>
        </w:rPr>
        <w:t>, ΔV, and T</w:t>
      </w:r>
      <w:r w:rsidRPr="00995F62">
        <w:rPr>
          <w:rFonts w:ascii="Times New Roman" w:eastAsia="Times New Roman" w:hAnsi="Times New Roman" w:cs="Times New Roman"/>
          <w:sz w:val="24"/>
          <w:szCs w:val="24"/>
          <w:vertAlign w:val="subscript"/>
        </w:rPr>
        <w:t>H</w:t>
      </w:r>
      <w:r w:rsidRPr="00995F62">
        <w:rPr>
          <w:rFonts w:ascii="Times New Roman" w:eastAsia="Times New Roman" w:hAnsi="Times New Roman" w:cs="Times New Roman"/>
          <w:sz w:val="24"/>
          <w:szCs w:val="24"/>
        </w:rPr>
        <w:t>, respectively) using jumper wires, and the amplifiers were also connected to the 5</w:t>
      </w:r>
      <w:r w:rsidR="0040490C">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 xml:space="preserve">V and ground. </w:t>
      </w:r>
      <w:r w:rsidR="00CC75E5">
        <w:rPr>
          <w:rFonts w:ascii="Times New Roman" w:eastAsia="Times New Roman" w:hAnsi="Times New Roman" w:cs="Times New Roman"/>
          <w:sz w:val="24"/>
          <w:szCs w:val="24"/>
        </w:rPr>
        <w:t>T</w:t>
      </w:r>
      <w:r w:rsidRPr="00995F62">
        <w:rPr>
          <w:rFonts w:ascii="Times New Roman" w:eastAsia="Times New Roman" w:hAnsi="Times New Roman" w:cs="Times New Roman"/>
          <w:sz w:val="24"/>
          <w:szCs w:val="24"/>
        </w:rPr>
        <w:t xml:space="preserve">hese amplifiers </w:t>
      </w:r>
      <w:r w:rsidR="00CC75E5">
        <w:rPr>
          <w:rFonts w:ascii="Times New Roman" w:eastAsia="Times New Roman" w:hAnsi="Times New Roman" w:cs="Times New Roman"/>
          <w:sz w:val="24"/>
          <w:szCs w:val="24"/>
        </w:rPr>
        <w:t xml:space="preserve">are used to measure both the temperatures and the thermoelectric voltages across the sample. </w:t>
      </w:r>
      <w:r w:rsidRPr="00995F62">
        <w:rPr>
          <w:rFonts w:ascii="Times New Roman" w:eastAsia="Times New Roman" w:hAnsi="Times New Roman" w:cs="Times New Roman"/>
          <w:sz w:val="24"/>
          <w:szCs w:val="24"/>
        </w:rPr>
        <w:t>T</w:t>
      </w:r>
      <w:r w:rsidR="00CC75E5">
        <w:rPr>
          <w:rFonts w:ascii="Times New Roman" w:eastAsia="Times New Roman" w:hAnsi="Times New Roman" w:cs="Times New Roman"/>
          <w:sz w:val="24"/>
          <w:szCs w:val="24"/>
        </w:rPr>
        <w:t xml:space="preserve">he </w:t>
      </w:r>
      <w:r w:rsidRPr="00995F62">
        <w:rPr>
          <w:rFonts w:ascii="Times New Roman" w:eastAsia="Times New Roman" w:hAnsi="Times New Roman" w:cs="Times New Roman"/>
          <w:sz w:val="24"/>
          <w:szCs w:val="24"/>
        </w:rPr>
        <w:t>amplifier multipl</w:t>
      </w:r>
      <w:r w:rsidR="00CC75E5">
        <w:rPr>
          <w:rFonts w:ascii="Times New Roman" w:eastAsia="Times New Roman" w:hAnsi="Times New Roman" w:cs="Times New Roman"/>
          <w:sz w:val="24"/>
          <w:szCs w:val="24"/>
        </w:rPr>
        <w:t>ies</w:t>
      </w:r>
      <w:r w:rsidRPr="00995F62">
        <w:rPr>
          <w:rFonts w:ascii="Times New Roman" w:eastAsia="Times New Roman" w:hAnsi="Times New Roman" w:cs="Times New Roman"/>
          <w:sz w:val="24"/>
          <w:szCs w:val="24"/>
        </w:rPr>
        <w:t xml:space="preserve"> the </w:t>
      </w:r>
      <w:r w:rsidR="00CC75E5">
        <w:rPr>
          <w:rFonts w:ascii="Times New Roman" w:eastAsia="Times New Roman" w:hAnsi="Times New Roman" w:cs="Times New Roman"/>
          <w:sz w:val="24"/>
          <w:szCs w:val="24"/>
        </w:rPr>
        <w:t xml:space="preserve">input </w:t>
      </w:r>
      <w:r w:rsidRPr="00995F62">
        <w:rPr>
          <w:rFonts w:ascii="Times New Roman" w:eastAsia="Times New Roman" w:hAnsi="Times New Roman" w:cs="Times New Roman"/>
          <w:sz w:val="24"/>
          <w:szCs w:val="24"/>
        </w:rPr>
        <w:t>voltage by 122.4 and add</w:t>
      </w:r>
      <w:r w:rsidR="00CC75E5">
        <w:rPr>
          <w:rFonts w:ascii="Times New Roman" w:eastAsia="Times New Roman" w:hAnsi="Times New Roman" w:cs="Times New Roman"/>
          <w:sz w:val="24"/>
          <w:szCs w:val="24"/>
        </w:rPr>
        <w:t>s</w:t>
      </w:r>
      <w:r w:rsidRPr="00995F62">
        <w:rPr>
          <w:rFonts w:ascii="Times New Roman" w:eastAsia="Times New Roman" w:hAnsi="Times New Roman" w:cs="Times New Roman"/>
          <w:sz w:val="24"/>
          <w:szCs w:val="24"/>
        </w:rPr>
        <w:t xml:space="preserve"> an offset</w:t>
      </w:r>
      <w:r w:rsidR="00465831" w:rsidRPr="00995F62">
        <w:rPr>
          <w:rFonts w:ascii="Times New Roman" w:eastAsia="Times New Roman" w:hAnsi="Times New Roman" w:cs="Times New Roman"/>
          <w:sz w:val="24"/>
          <w:szCs w:val="24"/>
        </w:rPr>
        <w:t>, determined by the ambient temperature</w:t>
      </w:r>
      <w:r w:rsidR="001231BD">
        <w:rPr>
          <w:rFonts w:ascii="Times New Roman" w:eastAsia="Times New Roman" w:hAnsi="Times New Roman" w:cs="Times New Roman"/>
          <w:sz w:val="24"/>
          <w:szCs w:val="24"/>
        </w:rPr>
        <w:t>, according to the data sheet of AD8495.</w:t>
      </w:r>
      <w:r w:rsidR="005B4BD9">
        <w:rPr>
          <w:rFonts w:ascii="Times New Roman" w:eastAsia="Times New Roman" w:hAnsi="Times New Roman" w:cs="Times New Roman"/>
          <w:sz w:val="24"/>
          <w:szCs w:val="24"/>
        </w:rPr>
        <w:fldChar w:fldCharType="begin" w:fldLock="1"/>
      </w:r>
      <w:r w:rsidR="005B4BD9">
        <w:rPr>
          <w:rFonts w:ascii="Times New Roman" w:eastAsia="Times New Roman" w:hAnsi="Times New Roman" w:cs="Times New Roman"/>
          <w:sz w:val="24"/>
          <w:szCs w:val="24"/>
        </w:rPr>
        <w:instrText>ADDIN CSL_CITATION {"citationItems":[{"id":"ITEM-1","itemData":{"author":[{"dropping-particle":"","family":"Devices","given":"Analog","non-dropping-particle":"","parse-names":false,"suffix":""}],"id":"ITEM-1","issued":{"date-parts":[["2010"]]},"title":"Data Sheet: AD8494/AD8495/AD8496//AD8497, Precision Thermocouple Amplifiers with Cold Junction Compensation","type":"report"},"uris":["http://www.mendeley.com/documents/?uuid=6ef926ed-9f4d-3084-befd-21b0d84d514a"]}],"mendeley":{"formattedCitation":"&lt;sup&gt;14&lt;/sup&gt;","plainTextFormattedCitation":"14","previouslyFormattedCitation":"&lt;sup&gt;14&lt;/sup&gt;"},"properties":{"noteIndex":0},"schema":"https://github.com/citation-style-language/schema/raw/master/csl-citation.json"}</w:instrText>
      </w:r>
      <w:r w:rsidR="005B4BD9">
        <w:rPr>
          <w:rFonts w:ascii="Times New Roman" w:eastAsia="Times New Roman" w:hAnsi="Times New Roman" w:cs="Times New Roman"/>
          <w:sz w:val="24"/>
          <w:szCs w:val="24"/>
        </w:rPr>
        <w:fldChar w:fldCharType="separate"/>
      </w:r>
      <w:r w:rsidR="005B4BD9" w:rsidRPr="005B4BD9">
        <w:rPr>
          <w:rFonts w:ascii="Times New Roman" w:eastAsia="Times New Roman" w:hAnsi="Times New Roman" w:cs="Times New Roman"/>
          <w:noProof/>
          <w:sz w:val="24"/>
          <w:szCs w:val="24"/>
          <w:vertAlign w:val="superscript"/>
        </w:rPr>
        <w:t>14</w:t>
      </w:r>
      <w:r w:rsidR="005B4BD9">
        <w:rPr>
          <w:rFonts w:ascii="Times New Roman" w:eastAsia="Times New Roman" w:hAnsi="Times New Roman" w:cs="Times New Roman"/>
          <w:sz w:val="24"/>
          <w:szCs w:val="24"/>
        </w:rPr>
        <w:fldChar w:fldCharType="end"/>
      </w:r>
      <w:r w:rsidRPr="00995F62">
        <w:rPr>
          <w:rFonts w:ascii="Times New Roman" w:eastAsia="Times New Roman" w:hAnsi="Times New Roman" w:cs="Times New Roman"/>
          <w:sz w:val="24"/>
          <w:szCs w:val="24"/>
        </w:rPr>
        <w:t xml:space="preserve"> Using the amplified voltage output (V</w:t>
      </w:r>
      <w:r w:rsidR="00D7115F">
        <w:rPr>
          <w:rFonts w:ascii="Times New Roman" w:eastAsia="Times New Roman" w:hAnsi="Times New Roman" w:cs="Times New Roman"/>
          <w:sz w:val="24"/>
          <w:szCs w:val="24"/>
          <w:vertAlign w:val="subscript"/>
        </w:rPr>
        <w:t>T</w:t>
      </w:r>
      <w:r w:rsidRPr="00995F62">
        <w:rPr>
          <w:rFonts w:ascii="Times New Roman" w:eastAsia="Times New Roman" w:hAnsi="Times New Roman" w:cs="Times New Roman"/>
          <w:sz w:val="24"/>
          <w:szCs w:val="24"/>
        </w:rPr>
        <w:t>) from the temperature-measuring amplifiers</w:t>
      </w:r>
      <w:r w:rsidR="00CC75E5">
        <w:rPr>
          <w:rFonts w:ascii="Times New Roman" w:eastAsia="Times New Roman" w:hAnsi="Times New Roman" w:cs="Times New Roman"/>
          <w:sz w:val="24"/>
          <w:szCs w:val="24"/>
        </w:rPr>
        <w:t xml:space="preserve"> (</w:t>
      </w:r>
      <w:proofErr w:type="spellStart"/>
      <w:r w:rsidR="00CC75E5">
        <w:rPr>
          <w:rFonts w:ascii="Times New Roman" w:eastAsia="Times New Roman" w:hAnsi="Times New Roman" w:cs="Times New Roman"/>
          <w:sz w:val="24"/>
          <w:szCs w:val="24"/>
        </w:rPr>
        <w:t>AmpC</w:t>
      </w:r>
      <w:proofErr w:type="spellEnd"/>
      <w:r w:rsidR="00CC75E5">
        <w:rPr>
          <w:rFonts w:ascii="Times New Roman" w:eastAsia="Times New Roman" w:hAnsi="Times New Roman" w:cs="Times New Roman"/>
          <w:sz w:val="24"/>
          <w:szCs w:val="24"/>
        </w:rPr>
        <w:t xml:space="preserve"> and </w:t>
      </w:r>
      <w:proofErr w:type="spellStart"/>
      <w:r w:rsidR="00CC75E5">
        <w:rPr>
          <w:rFonts w:ascii="Times New Roman" w:eastAsia="Times New Roman" w:hAnsi="Times New Roman" w:cs="Times New Roman"/>
          <w:sz w:val="24"/>
          <w:szCs w:val="24"/>
        </w:rPr>
        <w:t>AmpH</w:t>
      </w:r>
      <w:proofErr w:type="spellEnd"/>
      <w:r w:rsidR="00CC75E5">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 </w:t>
      </w:r>
      <w:r w:rsidR="00351F0A">
        <w:rPr>
          <w:rFonts w:ascii="Times New Roman" w:eastAsia="Times New Roman" w:hAnsi="Times New Roman" w:cs="Times New Roman"/>
          <w:sz w:val="24"/>
          <w:szCs w:val="24"/>
        </w:rPr>
        <w:t>each</w:t>
      </w:r>
      <w:r w:rsidRPr="00995F62">
        <w:rPr>
          <w:rFonts w:ascii="Times New Roman" w:eastAsia="Times New Roman" w:hAnsi="Times New Roman" w:cs="Times New Roman"/>
          <w:sz w:val="24"/>
          <w:szCs w:val="24"/>
        </w:rPr>
        <w:t xml:space="preserve"> temperature</w:t>
      </w:r>
      <w:r w:rsidR="00351F0A">
        <w:rPr>
          <w:rFonts w:ascii="Times New Roman" w:eastAsia="Times New Roman" w:hAnsi="Times New Roman" w:cs="Times New Roman"/>
          <w:sz w:val="24"/>
          <w:szCs w:val="24"/>
        </w:rPr>
        <w:t xml:space="preserve"> (T</w:t>
      </w:r>
      <w:r w:rsidR="00351F0A" w:rsidRPr="00351F0A">
        <w:rPr>
          <w:rFonts w:ascii="Times New Roman" w:eastAsia="Times New Roman" w:hAnsi="Times New Roman" w:cs="Times New Roman"/>
          <w:sz w:val="24"/>
          <w:szCs w:val="24"/>
          <w:vertAlign w:val="subscript"/>
        </w:rPr>
        <w:t>H</w:t>
      </w:r>
      <w:r w:rsidR="00351F0A">
        <w:rPr>
          <w:rFonts w:ascii="Times New Roman" w:eastAsia="Times New Roman" w:hAnsi="Times New Roman" w:cs="Times New Roman"/>
          <w:sz w:val="24"/>
          <w:szCs w:val="24"/>
        </w:rPr>
        <w:t xml:space="preserve"> and T</w:t>
      </w:r>
      <w:r w:rsidR="00351F0A" w:rsidRPr="00351F0A">
        <w:rPr>
          <w:rFonts w:ascii="Times New Roman" w:eastAsia="Times New Roman" w:hAnsi="Times New Roman" w:cs="Times New Roman"/>
          <w:sz w:val="24"/>
          <w:szCs w:val="24"/>
          <w:vertAlign w:val="subscript"/>
        </w:rPr>
        <w:t>C</w:t>
      </w:r>
      <w:r w:rsidR="00351F0A">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 can be calculated with the formula </w:t>
      </w:r>
      <m:oMath>
        <m:r>
          <w:rPr>
            <w:rFonts w:ascii="Cambria Math" w:eastAsia="Times New Roman" w:hAnsi="Cambria Math" w:cs="Times New Roman"/>
            <w:sz w:val="24"/>
            <w:szCs w:val="24"/>
          </w:rPr>
          <m:t>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-1.25</m:t>
            </m:r>
          </m:num>
          <m:den>
            <m:r>
              <w:rPr>
                <w:rFonts w:ascii="Cambria Math" w:eastAsia="Times New Roman" w:hAnsi="Cambria Math" w:cs="Times New Roman"/>
                <w:sz w:val="24"/>
                <w:szCs w:val="24"/>
              </w:rPr>
              <m:t>0.005</m:t>
            </m:r>
          </m:den>
        </m:f>
      </m:oMath>
      <w:r w:rsidRPr="00995F62">
        <w:rPr>
          <w:rFonts w:ascii="Times New Roman" w:eastAsia="Times New Roman" w:hAnsi="Times New Roman" w:cs="Times New Roman"/>
          <w:sz w:val="24"/>
          <w:szCs w:val="24"/>
        </w:rPr>
        <w:t xml:space="preserve"> ℃</w:t>
      </w:r>
      <w:r w:rsidR="001231BD">
        <w:rPr>
          <w:rFonts w:ascii="Times New Roman" w:eastAsia="Times New Roman" w:hAnsi="Times New Roman" w:cs="Times New Roman"/>
          <w:sz w:val="24"/>
          <w:szCs w:val="24"/>
        </w:rPr>
        <w:t>.</w:t>
      </w:r>
      <w:r w:rsidR="005B4BD9">
        <w:rPr>
          <w:rFonts w:ascii="Times New Roman" w:eastAsia="Times New Roman" w:hAnsi="Times New Roman" w:cs="Times New Roman"/>
          <w:sz w:val="24"/>
          <w:szCs w:val="24"/>
        </w:rPr>
        <w:fldChar w:fldCharType="begin" w:fldLock="1"/>
      </w:r>
      <w:r w:rsidR="00346CA1">
        <w:rPr>
          <w:rFonts w:ascii="Times New Roman" w:eastAsia="Times New Roman" w:hAnsi="Times New Roman" w:cs="Times New Roman"/>
          <w:sz w:val="24"/>
          <w:szCs w:val="24"/>
        </w:rPr>
        <w:instrText>ADDIN CSL_CITATION {"citationItems":[{"id":"ITEM-1","itemData":{"author":[{"dropping-particle":"","family":"Devices","given":"Analog","non-dropping-particle":"","parse-names":false,"suffix":""}],"id":"ITEM-1","issued":{"date-parts":[["2010"]]},"title":"Data Sheet: AD8494/AD8495/AD8496//AD8497, Precision Thermocouple Amplifiers with Cold Junction Compensation","type":"report"},"uris":["http://www.mendeley.com/documents/?uuid=6ef926ed-9f4d-3084-befd-21b0d84d514a"]}],"mendeley":{"formattedCitation":"&lt;sup&gt;14&lt;/sup&gt;","plainTextFormattedCitation":"14","previouslyFormattedCitation":"&lt;sup&gt;14&lt;/sup&gt;"},"properties":{"noteIndex":0},"schema":"https://github.com/citation-style-language/schema/raw/master/csl-citation.json"}</w:instrText>
      </w:r>
      <w:r w:rsidR="005B4BD9">
        <w:rPr>
          <w:rFonts w:ascii="Times New Roman" w:eastAsia="Times New Roman" w:hAnsi="Times New Roman" w:cs="Times New Roman"/>
          <w:sz w:val="24"/>
          <w:szCs w:val="24"/>
        </w:rPr>
        <w:fldChar w:fldCharType="separate"/>
      </w:r>
      <w:r w:rsidR="005B4BD9" w:rsidRPr="005B4BD9">
        <w:rPr>
          <w:rFonts w:ascii="Times New Roman" w:eastAsia="Times New Roman" w:hAnsi="Times New Roman" w:cs="Times New Roman"/>
          <w:noProof/>
          <w:sz w:val="24"/>
          <w:szCs w:val="24"/>
          <w:vertAlign w:val="superscript"/>
        </w:rPr>
        <w:t>14</w:t>
      </w:r>
      <w:r w:rsidR="005B4BD9">
        <w:rPr>
          <w:rFonts w:ascii="Times New Roman" w:eastAsia="Times New Roman" w:hAnsi="Times New Roman" w:cs="Times New Roman"/>
          <w:sz w:val="24"/>
          <w:szCs w:val="24"/>
        </w:rPr>
        <w:fldChar w:fldCharType="end"/>
      </w:r>
      <w:r w:rsidRPr="00995F62">
        <w:rPr>
          <w:rFonts w:ascii="Times New Roman" w:eastAsia="Times New Roman" w:hAnsi="Times New Roman" w:cs="Times New Roman"/>
          <w:sz w:val="24"/>
          <w:szCs w:val="24"/>
        </w:rPr>
        <w:t xml:space="preserve"> </w:t>
      </w:r>
      <w:r w:rsidR="005E6756">
        <w:rPr>
          <w:rFonts w:ascii="Times New Roman" w:eastAsia="Times New Roman" w:hAnsi="Times New Roman" w:cs="Times New Roman"/>
          <w:sz w:val="24"/>
          <w:szCs w:val="24"/>
        </w:rPr>
        <w:t>We confirmed that the temperature</w:t>
      </w:r>
      <w:r w:rsidR="00A73370">
        <w:rPr>
          <w:rFonts w:ascii="Times New Roman" w:eastAsia="Times New Roman" w:hAnsi="Times New Roman" w:cs="Times New Roman"/>
          <w:sz w:val="24"/>
          <w:szCs w:val="24"/>
        </w:rPr>
        <w:t>s</w:t>
      </w:r>
      <w:r w:rsidR="005E6756">
        <w:rPr>
          <w:rFonts w:ascii="Times New Roman" w:eastAsia="Times New Roman" w:hAnsi="Times New Roman" w:cs="Times New Roman"/>
          <w:sz w:val="24"/>
          <w:szCs w:val="24"/>
        </w:rPr>
        <w:t xml:space="preserve"> </w:t>
      </w:r>
      <w:r w:rsidR="00A73370">
        <w:rPr>
          <w:rFonts w:ascii="Times New Roman" w:eastAsia="Times New Roman" w:hAnsi="Times New Roman" w:cs="Times New Roman"/>
          <w:sz w:val="24"/>
          <w:szCs w:val="24"/>
        </w:rPr>
        <w:t xml:space="preserve">measured </w:t>
      </w:r>
      <w:r w:rsidR="005E6756">
        <w:rPr>
          <w:rFonts w:ascii="Times New Roman" w:eastAsia="Times New Roman" w:hAnsi="Times New Roman" w:cs="Times New Roman"/>
          <w:sz w:val="24"/>
          <w:szCs w:val="24"/>
        </w:rPr>
        <w:t xml:space="preserve">this way </w:t>
      </w:r>
      <w:r w:rsidR="001231BD">
        <w:rPr>
          <w:rFonts w:ascii="Times New Roman" w:eastAsia="Times New Roman" w:hAnsi="Times New Roman" w:cs="Times New Roman"/>
          <w:sz w:val="24"/>
          <w:szCs w:val="24"/>
        </w:rPr>
        <w:t xml:space="preserve">through the Arduino </w:t>
      </w:r>
      <w:r w:rsidR="00A73370">
        <w:rPr>
          <w:rFonts w:ascii="Times New Roman" w:eastAsia="Times New Roman" w:hAnsi="Times New Roman" w:cs="Times New Roman"/>
          <w:sz w:val="24"/>
          <w:szCs w:val="24"/>
        </w:rPr>
        <w:t>are</w:t>
      </w:r>
      <w:r w:rsidR="00CC75E5">
        <w:rPr>
          <w:rFonts w:ascii="Times New Roman" w:eastAsia="Times New Roman" w:hAnsi="Times New Roman" w:cs="Times New Roman"/>
          <w:sz w:val="24"/>
          <w:szCs w:val="24"/>
        </w:rPr>
        <w:t xml:space="preserve"> consistent with </w:t>
      </w:r>
      <w:r w:rsidR="00A73370">
        <w:rPr>
          <w:rFonts w:ascii="Times New Roman" w:eastAsia="Times New Roman" w:hAnsi="Times New Roman" w:cs="Times New Roman"/>
          <w:sz w:val="24"/>
          <w:szCs w:val="24"/>
        </w:rPr>
        <w:t xml:space="preserve">the temperatures read by commercial K-type thermocouple readers. </w:t>
      </w:r>
      <w:r w:rsidR="001A5C32">
        <w:rPr>
          <w:rFonts w:ascii="Times New Roman" w:eastAsia="Times New Roman" w:hAnsi="Times New Roman" w:cs="Times New Roman"/>
          <w:sz w:val="24"/>
          <w:szCs w:val="24"/>
        </w:rPr>
        <w:t xml:space="preserve">Considering that the resolution of </w:t>
      </w:r>
      <w:r w:rsidR="00232BB0">
        <w:rPr>
          <w:rFonts w:ascii="Times New Roman" w:eastAsia="Times New Roman" w:hAnsi="Times New Roman" w:cs="Times New Roman"/>
          <w:sz w:val="24"/>
          <w:szCs w:val="24"/>
        </w:rPr>
        <w:t xml:space="preserve">the Arduino unit is ~5 mV and that the Seebeck coefficient of K-type thermocouple is about 41 </w:t>
      </w:r>
      <w:r w:rsidR="00232BB0">
        <w:rPr>
          <w:rFonts w:ascii="Times New Roman" w:eastAsia="Times New Roman" w:hAnsi="Times New Roman" w:cs="Times New Roman"/>
          <w:sz w:val="24"/>
          <w:szCs w:val="24"/>
        </w:rPr>
        <w:sym w:font="Symbol" w:char="F06D"/>
      </w:r>
      <w:r w:rsidR="00232BB0">
        <w:rPr>
          <w:rFonts w:ascii="Times New Roman" w:eastAsia="Times New Roman" w:hAnsi="Times New Roman" w:cs="Times New Roman"/>
          <w:sz w:val="24"/>
          <w:szCs w:val="24"/>
        </w:rPr>
        <w:t>V/</w:t>
      </w:r>
      <w:r w:rsidR="009D5895">
        <w:rPr>
          <w:rFonts w:ascii="Times New Roman" w:hAnsi="Times New Roman" w:cs="Times New Roman" w:hint="eastAsia"/>
          <w:sz w:val="24"/>
          <w:szCs w:val="24"/>
        </w:rPr>
        <w:t>K</w:t>
      </w:r>
      <w:r w:rsidR="00232BB0">
        <w:rPr>
          <w:rFonts w:ascii="Times New Roman" w:eastAsia="Times New Roman" w:hAnsi="Times New Roman" w:cs="Times New Roman"/>
          <w:sz w:val="24"/>
          <w:szCs w:val="24"/>
        </w:rPr>
        <w:t>, with the amplification of 122.4, AD8495 provides only 1 ˚C of temperature resolution in a single shot measurement.</w:t>
      </w:r>
      <w:r w:rsidR="00346CA1">
        <w:rPr>
          <w:rFonts w:ascii="Times New Roman" w:eastAsia="Times New Roman" w:hAnsi="Times New Roman" w:cs="Times New Roman"/>
          <w:sz w:val="24"/>
          <w:szCs w:val="24"/>
        </w:rPr>
        <w:fldChar w:fldCharType="begin" w:fldLock="1"/>
      </w:r>
      <w:r w:rsidR="00C23067">
        <w:rPr>
          <w:rFonts w:ascii="Times New Roman" w:eastAsia="Times New Roman" w:hAnsi="Times New Roman" w:cs="Times New Roman"/>
          <w:sz w:val="24"/>
          <w:szCs w:val="24"/>
        </w:rPr>
        <w:instrText>ADDIN CSL_CITATION {"citationItems":[{"id":"ITEM-1","itemData":{"author":[{"dropping-particle":"","family":"Devices","given":"Analog","non-dropping-particle":"","parse-names":false,"suffix":""}],"id":"ITEM-1","issued":{"date-parts":[["2010"]]},"title":"Data Sheet: AD8494/AD8495/AD8496//AD8497, Precision Thermocouple Amplifiers with Cold Junction Compensation","type":"report"},"uris":["http://www.mendeley.com/documents/?uuid=6ef926ed-9f4d-3084-befd-21b0d84d514a"]}],"mendeley":{"formattedCitation":"&lt;sup&gt;14&lt;/sup&gt;","plainTextFormattedCitation":"14","previouslyFormattedCitation":"&lt;sup&gt;14&lt;/sup&gt;"},"properties":{"noteIndex":0},"schema":"https://github.com/citation-style-language/schema/raw/master/csl-citation.json"}</w:instrText>
      </w:r>
      <w:r w:rsidR="00346CA1">
        <w:rPr>
          <w:rFonts w:ascii="Times New Roman" w:eastAsia="Times New Roman" w:hAnsi="Times New Roman" w:cs="Times New Roman"/>
          <w:sz w:val="24"/>
          <w:szCs w:val="24"/>
        </w:rPr>
        <w:fldChar w:fldCharType="separate"/>
      </w:r>
      <w:r w:rsidR="00346CA1" w:rsidRPr="00346CA1">
        <w:rPr>
          <w:rFonts w:ascii="Times New Roman" w:eastAsia="Times New Roman" w:hAnsi="Times New Roman" w:cs="Times New Roman"/>
          <w:noProof/>
          <w:sz w:val="24"/>
          <w:szCs w:val="24"/>
          <w:vertAlign w:val="superscript"/>
        </w:rPr>
        <w:t>14</w:t>
      </w:r>
      <w:r w:rsidR="00346CA1">
        <w:rPr>
          <w:rFonts w:ascii="Times New Roman" w:eastAsia="Times New Roman" w:hAnsi="Times New Roman" w:cs="Times New Roman"/>
          <w:sz w:val="24"/>
          <w:szCs w:val="24"/>
        </w:rPr>
        <w:fldChar w:fldCharType="end"/>
      </w:r>
      <w:r w:rsidR="00232BB0">
        <w:rPr>
          <w:rFonts w:ascii="Times New Roman" w:eastAsia="Times New Roman" w:hAnsi="Times New Roman" w:cs="Times New Roman"/>
          <w:sz w:val="24"/>
          <w:szCs w:val="24"/>
        </w:rPr>
        <w:t xml:space="preserve"> </w:t>
      </w:r>
      <w:r w:rsidR="00232BB0">
        <w:rPr>
          <w:rFonts w:ascii="Times New Roman" w:eastAsia="Times New Roman" w:hAnsi="Times New Roman" w:cs="Times New Roman"/>
          <w:sz w:val="24"/>
          <w:szCs w:val="24"/>
        </w:rPr>
        <w:lastRenderedPageBreak/>
        <w:t xml:space="preserve">However, </w:t>
      </w:r>
      <w:r w:rsidR="0048314A">
        <w:rPr>
          <w:rFonts w:ascii="Times New Roman" w:eastAsia="Times New Roman" w:hAnsi="Times New Roman" w:cs="Times New Roman"/>
          <w:sz w:val="24"/>
          <w:szCs w:val="24"/>
        </w:rPr>
        <w:t xml:space="preserve">by averaging </w:t>
      </w:r>
      <w:r w:rsidR="00232BB0">
        <w:rPr>
          <w:rFonts w:ascii="Times New Roman" w:eastAsia="Times New Roman" w:hAnsi="Times New Roman" w:cs="Times New Roman"/>
          <w:sz w:val="24"/>
          <w:szCs w:val="24"/>
        </w:rPr>
        <w:t xml:space="preserve">over 100 data points, we </w:t>
      </w:r>
      <w:r w:rsidR="0040490C">
        <w:rPr>
          <w:rFonts w:ascii="Times New Roman" w:eastAsia="Times New Roman" w:hAnsi="Times New Roman" w:cs="Times New Roman"/>
          <w:sz w:val="24"/>
          <w:szCs w:val="24"/>
        </w:rPr>
        <w:t>are</w:t>
      </w:r>
      <w:r w:rsidR="0048314A">
        <w:rPr>
          <w:rFonts w:ascii="Times New Roman" w:eastAsia="Times New Roman" w:hAnsi="Times New Roman" w:cs="Times New Roman"/>
          <w:sz w:val="24"/>
          <w:szCs w:val="24"/>
        </w:rPr>
        <w:t xml:space="preserve"> able to achieve </w:t>
      </w:r>
      <w:r w:rsidR="00232BB0">
        <w:rPr>
          <w:rFonts w:ascii="Times New Roman" w:eastAsia="Times New Roman" w:hAnsi="Times New Roman" w:cs="Times New Roman"/>
          <w:sz w:val="24"/>
          <w:szCs w:val="24"/>
        </w:rPr>
        <w:t xml:space="preserve">0.1 ˚C of </w:t>
      </w:r>
      <w:r w:rsidR="0048314A">
        <w:rPr>
          <w:rFonts w:ascii="Times New Roman" w:eastAsia="Times New Roman" w:hAnsi="Times New Roman" w:cs="Times New Roman"/>
          <w:sz w:val="24"/>
          <w:szCs w:val="24"/>
        </w:rPr>
        <w:t xml:space="preserve">temperature </w:t>
      </w:r>
      <w:r w:rsidR="00232BB0">
        <w:rPr>
          <w:rFonts w:ascii="Times New Roman" w:eastAsia="Times New Roman" w:hAnsi="Times New Roman" w:cs="Times New Roman"/>
          <w:sz w:val="24"/>
          <w:szCs w:val="24"/>
        </w:rPr>
        <w:t xml:space="preserve">resolution. </w:t>
      </w:r>
      <w:r w:rsidR="003155D2">
        <w:rPr>
          <w:rFonts w:ascii="Times New Roman" w:eastAsia="Times New Roman" w:hAnsi="Times New Roman" w:cs="Times New Roman"/>
          <w:sz w:val="24"/>
          <w:szCs w:val="24"/>
        </w:rPr>
        <w:t>Wit</w:t>
      </w:r>
      <w:r w:rsidR="001C4207">
        <w:rPr>
          <w:rFonts w:ascii="Times New Roman" w:eastAsia="Times New Roman" w:hAnsi="Times New Roman" w:cs="Times New Roman"/>
          <w:sz w:val="24"/>
          <w:szCs w:val="24"/>
        </w:rPr>
        <w:t xml:space="preserve">h </w:t>
      </w:r>
      <w:r w:rsidR="00232BB0">
        <w:rPr>
          <w:rFonts w:ascii="Times New Roman" w:eastAsia="Times New Roman" w:hAnsi="Times New Roman" w:cs="Times New Roman"/>
          <w:sz w:val="24"/>
          <w:szCs w:val="24"/>
        </w:rPr>
        <w:t>10 ˚C</w:t>
      </w:r>
      <w:r w:rsidR="0048314A">
        <w:rPr>
          <w:rFonts w:ascii="Times New Roman" w:eastAsia="Times New Roman" w:hAnsi="Times New Roman" w:cs="Times New Roman"/>
          <w:sz w:val="24"/>
          <w:szCs w:val="24"/>
        </w:rPr>
        <w:t xml:space="preserve"> of temperature difference </w:t>
      </w:r>
      <w:r w:rsidR="001C4207">
        <w:rPr>
          <w:rFonts w:ascii="Times New Roman" w:eastAsia="Times New Roman" w:hAnsi="Times New Roman" w:cs="Times New Roman"/>
          <w:sz w:val="24"/>
          <w:szCs w:val="24"/>
        </w:rPr>
        <w:t xml:space="preserve">between the hot and cold temperatures, this </w:t>
      </w:r>
      <w:r w:rsidR="00C14757">
        <w:rPr>
          <w:rFonts w:ascii="Times New Roman" w:eastAsia="Times New Roman" w:hAnsi="Times New Roman" w:cs="Times New Roman"/>
          <w:sz w:val="24"/>
          <w:szCs w:val="24"/>
        </w:rPr>
        <w:t xml:space="preserve">method guarantees </w:t>
      </w:r>
      <w:r w:rsidR="001C4207">
        <w:rPr>
          <w:rFonts w:ascii="Times New Roman" w:eastAsia="Times New Roman" w:hAnsi="Times New Roman" w:cs="Times New Roman"/>
          <w:sz w:val="24"/>
          <w:szCs w:val="24"/>
        </w:rPr>
        <w:t xml:space="preserve">1% of </w:t>
      </w:r>
      <w:r w:rsidR="00C14757">
        <w:rPr>
          <w:rFonts w:ascii="Times New Roman" w:eastAsia="Times New Roman" w:hAnsi="Times New Roman" w:cs="Times New Roman"/>
          <w:sz w:val="24"/>
          <w:szCs w:val="24"/>
        </w:rPr>
        <w:t xml:space="preserve">uncertainty </w:t>
      </w:r>
      <w:r w:rsidR="001C4207">
        <w:rPr>
          <w:rFonts w:ascii="Times New Roman" w:eastAsia="Times New Roman" w:hAnsi="Times New Roman" w:cs="Times New Roman"/>
          <w:sz w:val="24"/>
          <w:szCs w:val="24"/>
        </w:rPr>
        <w:t>for the temperature measurement</w:t>
      </w:r>
      <w:r w:rsidR="0040490C">
        <w:rPr>
          <w:rFonts w:ascii="Times New Roman" w:eastAsia="Times New Roman" w:hAnsi="Times New Roman" w:cs="Times New Roman"/>
          <w:sz w:val="24"/>
          <w:szCs w:val="24"/>
        </w:rPr>
        <w:t xml:space="preserve">, which is sufficient for most purposes. </w:t>
      </w:r>
      <w:r w:rsidR="001C4207">
        <w:rPr>
          <w:rFonts w:ascii="Times New Roman" w:eastAsia="Times New Roman" w:hAnsi="Times New Roman" w:cs="Times New Roman"/>
          <w:sz w:val="24"/>
          <w:szCs w:val="24"/>
        </w:rPr>
        <w:t xml:space="preserve"> </w:t>
      </w:r>
    </w:p>
    <w:p w14:paraId="52B511DC" w14:textId="6E663158" w:rsidR="00605E74" w:rsidRDefault="005C4462" w:rsidP="00FF5571">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AD8495 is designed to </w:t>
      </w:r>
      <w:r w:rsidR="006429A4">
        <w:rPr>
          <w:rFonts w:ascii="Times New Roman" w:eastAsia="Times New Roman" w:hAnsi="Times New Roman" w:cs="Times New Roman"/>
          <w:sz w:val="24"/>
          <w:szCs w:val="24"/>
        </w:rPr>
        <w:t xml:space="preserve">measure temperatures of K-type thermocouples, we can </w:t>
      </w:r>
      <w:r w:rsidR="0018410A">
        <w:rPr>
          <w:rFonts w:ascii="Times New Roman" w:eastAsia="Times New Roman" w:hAnsi="Times New Roman" w:cs="Times New Roman"/>
          <w:sz w:val="24"/>
          <w:szCs w:val="24"/>
        </w:rPr>
        <w:t xml:space="preserve">also </w:t>
      </w:r>
      <w:r w:rsidR="006429A4">
        <w:rPr>
          <w:rFonts w:ascii="Times New Roman" w:eastAsia="Times New Roman" w:hAnsi="Times New Roman" w:cs="Times New Roman"/>
          <w:sz w:val="24"/>
          <w:szCs w:val="24"/>
        </w:rPr>
        <w:t xml:space="preserve">use this amplifier to measure </w:t>
      </w:r>
      <w:r w:rsidR="001231BD">
        <w:rPr>
          <w:rFonts w:ascii="Times New Roman" w:eastAsia="Times New Roman" w:hAnsi="Times New Roman" w:cs="Times New Roman"/>
          <w:sz w:val="24"/>
          <w:szCs w:val="24"/>
        </w:rPr>
        <w:t>the small thermoelectric voltages across the sample</w:t>
      </w:r>
      <w:r w:rsidR="008951AB">
        <w:rPr>
          <w:rFonts w:ascii="Times New Roman" w:hAnsi="Times New Roman" w:cs="Times New Roman" w:hint="eastAsia"/>
          <w:sz w:val="24"/>
          <w:szCs w:val="24"/>
        </w:rPr>
        <w:t xml:space="preserve">, with </w:t>
      </w:r>
      <w:del w:id="34" w:author="Alex Oh" w:date="2025-07-03T14:34:00Z" w16du:dateUtc="2025-07-03T18:34:00Z">
        <w:r w:rsidR="008951AB" w:rsidDel="00D02B6D">
          <w:rPr>
            <w:rFonts w:ascii="Times New Roman" w:hAnsi="Times New Roman" w:cs="Times New Roman" w:hint="eastAsia"/>
            <w:sz w:val="24"/>
            <w:szCs w:val="24"/>
          </w:rPr>
          <w:delText xml:space="preserve">the </w:delText>
        </w:r>
      </w:del>
      <w:ins w:id="35" w:author="Alex Oh" w:date="2025-07-03T14:34:00Z" w16du:dateUtc="2025-07-03T18:34:00Z">
        <w:r w:rsidR="00D02B6D">
          <w:rPr>
            <w:rFonts w:ascii="Times New Roman" w:hAnsi="Times New Roman" w:cs="Times New Roman"/>
            <w:sz w:val="24"/>
            <w:szCs w:val="24"/>
          </w:rPr>
          <w:t>an</w:t>
        </w:r>
        <w:r w:rsidR="00D02B6D">
          <w:rPr>
            <w:rFonts w:ascii="Times New Roman" w:hAnsi="Times New Roman" w:cs="Times New Roman" w:hint="eastAsia"/>
            <w:sz w:val="24"/>
            <w:szCs w:val="24"/>
          </w:rPr>
          <w:t xml:space="preserve"> </w:t>
        </w:r>
      </w:ins>
      <w:r w:rsidR="008951AB">
        <w:rPr>
          <w:rFonts w:ascii="Times New Roman" w:hAnsi="Times New Roman" w:cs="Times New Roman" w:hint="eastAsia"/>
          <w:sz w:val="24"/>
          <w:szCs w:val="24"/>
        </w:rPr>
        <w:t xml:space="preserve">amplification of </w:t>
      </w:r>
      <w:r w:rsidR="008951AB">
        <w:rPr>
          <w:rFonts w:ascii="Times New Roman" w:eastAsia="Times New Roman" w:hAnsi="Times New Roman" w:cs="Times New Roman"/>
          <w:sz w:val="24"/>
          <w:szCs w:val="24"/>
        </w:rPr>
        <w:t>122.4</w:t>
      </w:r>
      <w:r w:rsidR="006429A4">
        <w:rPr>
          <w:rFonts w:ascii="Times New Roman" w:eastAsia="Times New Roman" w:hAnsi="Times New Roman" w:cs="Times New Roman"/>
          <w:sz w:val="24"/>
          <w:szCs w:val="24"/>
        </w:rPr>
        <w:t xml:space="preserve">. </w:t>
      </w:r>
      <w:r w:rsidR="0018410A">
        <w:rPr>
          <w:rFonts w:ascii="Times New Roman" w:eastAsia="Times New Roman" w:hAnsi="Times New Roman" w:cs="Times New Roman"/>
          <w:sz w:val="24"/>
          <w:szCs w:val="24"/>
        </w:rPr>
        <w:t xml:space="preserve">The only caveat is that its output voltage has an offset depending on the ambient temperature. </w:t>
      </w:r>
      <w:r w:rsidR="008951AB">
        <w:rPr>
          <w:rFonts w:ascii="Times New Roman" w:hAnsi="Times New Roman" w:cs="Times New Roman" w:hint="eastAsia"/>
          <w:sz w:val="24"/>
          <w:szCs w:val="24"/>
        </w:rPr>
        <w:t xml:space="preserve">Despite this </w:t>
      </w:r>
      <w:r w:rsidR="001231BD">
        <w:rPr>
          <w:rFonts w:ascii="Times New Roman" w:hAnsi="Times New Roman" w:cs="Times New Roman"/>
          <w:sz w:val="24"/>
          <w:szCs w:val="24"/>
        </w:rPr>
        <w:t xml:space="preserve">issue, we figured that using the same amplifier would simplify the </w:t>
      </w:r>
      <w:r w:rsidR="000A0579">
        <w:rPr>
          <w:rFonts w:ascii="Times New Roman" w:hAnsi="Times New Roman" w:cs="Times New Roman" w:hint="eastAsia"/>
          <w:sz w:val="24"/>
          <w:szCs w:val="24"/>
        </w:rPr>
        <w:t>overall design</w:t>
      </w:r>
      <w:r w:rsidR="0018410A">
        <w:rPr>
          <w:rFonts w:ascii="Times New Roman" w:eastAsia="Times New Roman" w:hAnsi="Times New Roman" w:cs="Times New Roman"/>
          <w:sz w:val="24"/>
          <w:szCs w:val="24"/>
        </w:rPr>
        <w:t xml:space="preserve"> </w:t>
      </w:r>
      <w:r w:rsidR="001231BD">
        <w:rPr>
          <w:rFonts w:ascii="Times New Roman" w:eastAsia="Times New Roman" w:hAnsi="Times New Roman" w:cs="Times New Roman"/>
          <w:sz w:val="24"/>
          <w:szCs w:val="24"/>
        </w:rPr>
        <w:t xml:space="preserve">rather than </w:t>
      </w:r>
      <w:r w:rsidR="003155D2">
        <w:rPr>
          <w:rFonts w:ascii="Times New Roman" w:eastAsia="Times New Roman" w:hAnsi="Times New Roman" w:cs="Times New Roman"/>
          <w:sz w:val="24"/>
          <w:szCs w:val="24"/>
        </w:rPr>
        <w:t xml:space="preserve">searching for </w:t>
      </w:r>
      <w:r w:rsidR="001231BD">
        <w:rPr>
          <w:rFonts w:ascii="Times New Roman" w:eastAsia="Times New Roman" w:hAnsi="Times New Roman" w:cs="Times New Roman"/>
          <w:sz w:val="24"/>
          <w:szCs w:val="24"/>
        </w:rPr>
        <w:t xml:space="preserve">and testing </w:t>
      </w:r>
      <w:r w:rsidR="003155D2">
        <w:rPr>
          <w:rFonts w:ascii="Times New Roman" w:eastAsia="Times New Roman" w:hAnsi="Times New Roman" w:cs="Times New Roman"/>
          <w:sz w:val="24"/>
          <w:szCs w:val="24"/>
        </w:rPr>
        <w:t>another amplifier</w:t>
      </w:r>
      <w:del w:id="36" w:author="Alex Oh" w:date="2025-07-03T14:34:00Z" w16du:dateUtc="2025-07-03T18:34:00Z">
        <w:r w:rsidR="003155D2" w:rsidDel="001605EB">
          <w:rPr>
            <w:rFonts w:ascii="Times New Roman" w:eastAsia="Times New Roman" w:hAnsi="Times New Roman" w:cs="Times New Roman"/>
            <w:sz w:val="24"/>
            <w:szCs w:val="24"/>
          </w:rPr>
          <w:delText>,</w:delText>
        </w:r>
      </w:del>
      <w:r w:rsidR="003155D2">
        <w:rPr>
          <w:rFonts w:ascii="Times New Roman" w:eastAsia="Times New Roman" w:hAnsi="Times New Roman" w:cs="Times New Roman"/>
          <w:sz w:val="24"/>
          <w:szCs w:val="24"/>
        </w:rPr>
        <w:t xml:space="preserve"> </w:t>
      </w:r>
      <w:r w:rsidR="0018410A">
        <w:rPr>
          <w:rFonts w:ascii="Times New Roman" w:eastAsia="Times New Roman" w:hAnsi="Times New Roman" w:cs="Times New Roman"/>
          <w:sz w:val="24"/>
          <w:szCs w:val="24"/>
        </w:rPr>
        <w:t xml:space="preserve">to measure the thermoelectric voltage. </w:t>
      </w:r>
      <w:r w:rsidR="005B4BD9">
        <w:rPr>
          <w:rFonts w:ascii="Times New Roman" w:eastAsia="Times New Roman" w:hAnsi="Times New Roman" w:cs="Times New Roman"/>
          <w:sz w:val="24"/>
          <w:szCs w:val="24"/>
        </w:rPr>
        <w:t>T</w:t>
      </w:r>
      <w:r w:rsidR="00046AF6" w:rsidRPr="00995F62">
        <w:rPr>
          <w:rFonts w:ascii="Times New Roman" w:eastAsia="Times New Roman" w:hAnsi="Times New Roman" w:cs="Times New Roman"/>
          <w:sz w:val="24"/>
          <w:szCs w:val="24"/>
        </w:rPr>
        <w:t xml:space="preserve">he voltage across the sample can be </w:t>
      </w:r>
      <w:r w:rsidR="00BB6F7B">
        <w:rPr>
          <w:rFonts w:ascii="Times New Roman" w:eastAsia="Times New Roman" w:hAnsi="Times New Roman" w:cs="Times New Roman"/>
          <w:sz w:val="24"/>
          <w:szCs w:val="24"/>
        </w:rPr>
        <w:t xml:space="preserve">obtained by </w:t>
      </w:r>
      <m:oMath>
        <m:r>
          <w:rPr>
            <w:rFonts w:ascii="Cambria Math" w:hAnsi="Cambria Math" w:cs="Times New Roman"/>
            <w:sz w:val="24"/>
            <w:szCs w:val="24"/>
          </w:rPr>
          <m:t>Δ</m:t>
        </m:r>
        <m:r>
          <w:rPr>
            <w:rFonts w:ascii="Cambria Math" w:eastAsia="Times New Roman" w:hAnsi="Cambria Math" w:cs="Times New Roman"/>
            <w:sz w:val="24"/>
            <w:szCs w:val="24"/>
          </w:rPr>
          <m:t>V=</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ref</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m:t>
                </m:r>
              </m:sub>
            </m:sSub>
            <m:r>
              <w:rPr>
                <w:rFonts w:ascii="Cambria Math" w:eastAsia="Times New Roman" w:hAnsi="Cambria Math" w:cs="Times New Roman"/>
                <w:sz w:val="24"/>
                <w:szCs w:val="24"/>
              </w:rPr>
              <m:t>)</m:t>
            </m:r>
          </m:num>
          <m:den>
            <m:r>
              <w:rPr>
                <w:rFonts w:ascii="Cambria Math" w:eastAsia="Times New Roman" w:hAnsi="Cambria Math" w:cs="Times New Roman"/>
                <w:sz w:val="24"/>
                <w:szCs w:val="24"/>
              </w:rPr>
              <m:t>122.4</m:t>
            </m:r>
          </m:den>
        </m:f>
      </m:oMath>
      <w:r w:rsidR="00046AF6" w:rsidRPr="00995F62">
        <w:rPr>
          <w:rFonts w:ascii="Times New Roman" w:eastAsia="Times New Roman" w:hAnsi="Times New Roman" w:cs="Times New Roman"/>
          <w:sz w:val="24"/>
          <w:szCs w:val="24"/>
        </w:rPr>
        <w:t xml:space="preserve">, where </w:t>
      </w:r>
      <w:r w:rsidR="002F0D29">
        <w:rPr>
          <w:rFonts w:ascii="Times New Roman" w:eastAsia="Times New Roman" w:hAnsi="Times New Roman" w:cs="Times New Roman"/>
          <w:sz w:val="24"/>
          <w:szCs w:val="24"/>
        </w:rPr>
        <w:t>V</w:t>
      </w:r>
      <w:r w:rsidR="002F0D29" w:rsidRPr="002F0D29">
        <w:rPr>
          <w:rFonts w:ascii="Times New Roman" w:eastAsia="Times New Roman" w:hAnsi="Times New Roman" w:cs="Times New Roman"/>
          <w:sz w:val="24"/>
          <w:szCs w:val="24"/>
          <w:vertAlign w:val="subscript"/>
        </w:rPr>
        <w:t>A</w:t>
      </w:r>
      <w:r w:rsidR="002F0D29">
        <w:rPr>
          <w:rFonts w:ascii="Times New Roman" w:eastAsia="Times New Roman" w:hAnsi="Times New Roman" w:cs="Times New Roman"/>
          <w:sz w:val="24"/>
          <w:szCs w:val="24"/>
        </w:rPr>
        <w:t xml:space="preserve"> is</w:t>
      </w:r>
      <w:r w:rsidR="00CE673D">
        <w:rPr>
          <w:rFonts w:ascii="Times New Roman" w:eastAsia="Times New Roman" w:hAnsi="Times New Roman" w:cs="Times New Roman"/>
          <w:sz w:val="24"/>
          <w:szCs w:val="24"/>
        </w:rPr>
        <w:t xml:space="preserve"> the voltage measured at A1, </w:t>
      </w:r>
      <w:r w:rsidR="002F0D29">
        <w:rPr>
          <w:rFonts w:ascii="Times New Roman" w:eastAsia="Times New Roman" w:hAnsi="Times New Roman" w:cs="Times New Roman"/>
          <w:sz w:val="24"/>
          <w:szCs w:val="24"/>
        </w:rPr>
        <w:t xml:space="preserve">amplified by </w:t>
      </w:r>
      <w:proofErr w:type="spellStart"/>
      <w:r w:rsidR="002F0D29">
        <w:rPr>
          <w:rFonts w:ascii="Times New Roman" w:eastAsia="Times New Roman" w:hAnsi="Times New Roman" w:cs="Times New Roman"/>
          <w:sz w:val="24"/>
          <w:szCs w:val="24"/>
        </w:rPr>
        <w:t>AmpV</w:t>
      </w:r>
      <w:proofErr w:type="spellEnd"/>
      <w:r w:rsidR="00CE673D">
        <w:rPr>
          <w:rFonts w:ascii="Times New Roman" w:eastAsia="Times New Roman" w:hAnsi="Times New Roman" w:cs="Times New Roman"/>
          <w:sz w:val="24"/>
          <w:szCs w:val="24"/>
        </w:rPr>
        <w:t>,</w:t>
      </w:r>
      <w:r w:rsidR="00B029A5">
        <w:rPr>
          <w:rFonts w:ascii="Times New Roman" w:eastAsia="Times New Roman" w:hAnsi="Times New Roman" w:cs="Times New Roman"/>
          <w:sz w:val="24"/>
          <w:szCs w:val="24"/>
        </w:rPr>
        <w:t xml:space="preserve"> and</w:t>
      </w:r>
      <w:r w:rsidR="002F0D29">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ref</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0.005T</m:t>
            </m:r>
          </m:e>
          <m:sub>
            <m:r>
              <w:rPr>
                <w:rFonts w:ascii="Cambria Math" w:eastAsia="Times New Roman" w:hAnsi="Cambria Math" w:cs="Times New Roman"/>
                <w:sz w:val="24"/>
                <w:szCs w:val="24"/>
              </w:rPr>
              <m:t>ref</m:t>
            </m:r>
          </m:sub>
        </m:sSub>
        <m:r>
          <w:rPr>
            <w:rFonts w:ascii="Cambria Math" w:eastAsia="Times New Roman" w:hAnsi="Cambria Math" w:cs="Times New Roman"/>
            <w:sz w:val="24"/>
            <w:szCs w:val="24"/>
          </w:rPr>
          <m:t>+1.25</m:t>
        </m:r>
      </m:oMath>
      <w:r w:rsidR="00046AF6" w:rsidRPr="00995F62">
        <w:rPr>
          <w:rFonts w:ascii="Times New Roman" w:eastAsia="Times New Roman" w:hAnsi="Times New Roman" w:cs="Times New Roman"/>
          <w:sz w:val="24"/>
          <w:szCs w:val="24"/>
        </w:rPr>
        <w:t xml:space="preserve"> is the offset</w:t>
      </w:r>
      <w:r w:rsidR="0018410A">
        <w:rPr>
          <w:rFonts w:ascii="Times New Roman" w:eastAsia="Times New Roman" w:hAnsi="Times New Roman" w:cs="Times New Roman"/>
          <w:sz w:val="24"/>
          <w:szCs w:val="24"/>
        </w:rPr>
        <w:t xml:space="preserve"> voltage</w:t>
      </w:r>
      <w:r w:rsidR="00B029A5">
        <w:rPr>
          <w:rFonts w:ascii="Times New Roman" w:eastAsia="Times New Roman" w:hAnsi="Times New Roman" w:cs="Times New Roman"/>
          <w:sz w:val="24"/>
          <w:szCs w:val="24"/>
        </w:rPr>
        <w:t>, internally generated by</w:t>
      </w:r>
      <w:r w:rsidR="00452A6B">
        <w:rPr>
          <w:rFonts w:ascii="Times New Roman" w:eastAsia="Times New Roman" w:hAnsi="Times New Roman" w:cs="Times New Roman"/>
          <w:sz w:val="24"/>
          <w:szCs w:val="24"/>
        </w:rPr>
        <w:t xml:space="preserve"> </w:t>
      </w:r>
      <w:proofErr w:type="spellStart"/>
      <w:r w:rsidR="00CE673D">
        <w:rPr>
          <w:rFonts w:ascii="Times New Roman" w:eastAsia="Times New Roman" w:hAnsi="Times New Roman" w:cs="Times New Roman"/>
          <w:sz w:val="24"/>
          <w:szCs w:val="24"/>
        </w:rPr>
        <w:t>AmpV</w:t>
      </w:r>
      <w:proofErr w:type="spellEnd"/>
      <w:r w:rsidR="00CE673D">
        <w:rPr>
          <w:rFonts w:ascii="Times New Roman" w:eastAsia="Times New Roman" w:hAnsi="Times New Roman" w:cs="Times New Roman"/>
          <w:sz w:val="24"/>
          <w:szCs w:val="24"/>
        </w:rPr>
        <w:t>,</w:t>
      </w:r>
      <w:r w:rsidR="00B029A5">
        <w:rPr>
          <w:rFonts w:ascii="Times New Roman" w:eastAsia="Times New Roman" w:hAnsi="Times New Roman" w:cs="Times New Roman"/>
          <w:sz w:val="24"/>
          <w:szCs w:val="24"/>
        </w:rPr>
        <w:t xml:space="preserve"> </w:t>
      </w:r>
      <w:r w:rsidR="00CE673D">
        <w:rPr>
          <w:rFonts w:ascii="Times New Roman" w:eastAsia="Times New Roman" w:hAnsi="Times New Roman" w:cs="Times New Roman"/>
          <w:sz w:val="24"/>
          <w:szCs w:val="24"/>
        </w:rPr>
        <w:t>based on</w:t>
      </w:r>
      <w:r w:rsidR="00B029A5">
        <w:rPr>
          <w:rFonts w:ascii="Times New Roman" w:eastAsia="Times New Roman" w:hAnsi="Times New Roman" w:cs="Times New Roman"/>
          <w:sz w:val="24"/>
          <w:szCs w:val="24"/>
        </w:rPr>
        <w:t xml:space="preserve"> the ambient temperature </w:t>
      </w:r>
      <w:r w:rsidR="00046AF6" w:rsidRPr="00995F62">
        <w:rPr>
          <w:rFonts w:ascii="Times New Roman" w:eastAsia="Times New Roman" w:hAnsi="Times New Roman" w:cs="Times New Roman"/>
          <w:sz w:val="24"/>
          <w:szCs w:val="24"/>
        </w:rPr>
        <w:t>T</w:t>
      </w:r>
      <w:r w:rsidR="00046AF6" w:rsidRPr="00995F62">
        <w:rPr>
          <w:rFonts w:ascii="Times New Roman" w:eastAsia="Times New Roman" w:hAnsi="Times New Roman" w:cs="Times New Roman"/>
          <w:sz w:val="24"/>
          <w:szCs w:val="24"/>
          <w:vertAlign w:val="subscript"/>
        </w:rPr>
        <w:t>ref</w:t>
      </w:r>
      <w:r w:rsidR="00B029A5">
        <w:rPr>
          <w:rFonts w:ascii="Times New Roman" w:eastAsia="Times New Roman" w:hAnsi="Times New Roman" w:cs="Times New Roman"/>
          <w:sz w:val="24"/>
          <w:szCs w:val="24"/>
        </w:rPr>
        <w:t>.</w:t>
      </w:r>
      <w:r w:rsidR="002D7C93">
        <w:rPr>
          <w:rFonts w:ascii="Times New Roman" w:eastAsia="Times New Roman" w:hAnsi="Times New Roman" w:cs="Times New Roman"/>
          <w:sz w:val="24"/>
          <w:szCs w:val="24"/>
        </w:rPr>
        <w:fldChar w:fldCharType="begin" w:fldLock="1"/>
      </w:r>
      <w:r w:rsidR="00E56620">
        <w:rPr>
          <w:rFonts w:ascii="Times New Roman" w:eastAsia="Times New Roman" w:hAnsi="Times New Roman" w:cs="Times New Roman"/>
          <w:sz w:val="24"/>
          <w:szCs w:val="24"/>
        </w:rPr>
        <w:instrText>ADDIN CSL_CITATION {"citationItems":[{"id":"ITEM-1","itemData":{"author":[{"dropping-particle":"","family":"Devices","given":"Analog","non-dropping-particle":"","parse-names":false,"suffix":""}],"id":"ITEM-1","issued":{"date-parts":[["2010"]]},"title":"Data Sheet: AD8494/AD8495/AD8496//AD8497, Precision Thermocouple Amplifiers with Cold Junction Compensation","type":"report"},"uris":["http://www.mendeley.com/documents/?uuid=6ef926ed-9f4d-3084-befd-21b0d84d514a"]}],"mendeley":{"formattedCitation":"&lt;sup&gt;14&lt;/sup&gt;","plainTextFormattedCitation":"14","previouslyFormattedCitation":"&lt;sup&gt;14&lt;/sup&gt;"},"properties":{"noteIndex":0},"schema":"https://github.com/citation-style-language/schema/raw/master/csl-citation.json"}</w:instrText>
      </w:r>
      <w:r w:rsidR="002D7C93">
        <w:rPr>
          <w:rFonts w:ascii="Times New Roman" w:eastAsia="Times New Roman" w:hAnsi="Times New Roman" w:cs="Times New Roman"/>
          <w:sz w:val="24"/>
          <w:szCs w:val="24"/>
        </w:rPr>
        <w:fldChar w:fldCharType="separate"/>
      </w:r>
      <w:r w:rsidR="00E56620" w:rsidRPr="00E56620">
        <w:rPr>
          <w:rFonts w:ascii="Times New Roman" w:eastAsia="Times New Roman" w:hAnsi="Times New Roman" w:cs="Times New Roman"/>
          <w:noProof/>
          <w:sz w:val="24"/>
          <w:szCs w:val="24"/>
          <w:vertAlign w:val="superscript"/>
        </w:rPr>
        <w:t>14</w:t>
      </w:r>
      <w:r w:rsidR="002D7C93">
        <w:rPr>
          <w:rFonts w:ascii="Times New Roman" w:eastAsia="Times New Roman" w:hAnsi="Times New Roman" w:cs="Times New Roman"/>
          <w:sz w:val="24"/>
          <w:szCs w:val="24"/>
        </w:rPr>
        <w:fldChar w:fldCharType="end"/>
      </w:r>
      <w:r w:rsidR="00046AF6" w:rsidRPr="00995F62">
        <w:rPr>
          <w:rFonts w:ascii="Times New Roman" w:eastAsia="Times New Roman" w:hAnsi="Times New Roman" w:cs="Times New Roman"/>
          <w:sz w:val="24"/>
          <w:szCs w:val="24"/>
        </w:rPr>
        <w:t xml:space="preserve"> </w:t>
      </w:r>
      <w:proofErr w:type="spellStart"/>
      <w:r w:rsidR="00046AF6" w:rsidRPr="00995F62">
        <w:rPr>
          <w:rFonts w:ascii="Times New Roman" w:eastAsia="Times New Roman" w:hAnsi="Times New Roman" w:cs="Times New Roman"/>
          <w:sz w:val="24"/>
          <w:szCs w:val="24"/>
        </w:rPr>
        <w:t>V</w:t>
      </w:r>
      <w:r w:rsidR="00046AF6" w:rsidRPr="00995F62">
        <w:rPr>
          <w:rFonts w:ascii="Times New Roman" w:eastAsia="Times New Roman" w:hAnsi="Times New Roman" w:cs="Times New Roman"/>
          <w:sz w:val="24"/>
          <w:szCs w:val="24"/>
          <w:vertAlign w:val="subscript"/>
        </w:rPr>
        <w:t>ref</w:t>
      </w:r>
      <w:proofErr w:type="spellEnd"/>
      <w:r w:rsidR="00046AF6" w:rsidRPr="00995F62">
        <w:rPr>
          <w:rFonts w:ascii="Times New Roman" w:eastAsia="Times New Roman" w:hAnsi="Times New Roman" w:cs="Times New Roman"/>
          <w:sz w:val="24"/>
          <w:szCs w:val="24"/>
        </w:rPr>
        <w:t xml:space="preserve"> can be found by </w:t>
      </w:r>
      <w:r w:rsidR="00BB6F7B">
        <w:rPr>
          <w:rFonts w:ascii="Times New Roman" w:eastAsia="Times New Roman" w:hAnsi="Times New Roman" w:cs="Times New Roman"/>
          <w:sz w:val="24"/>
          <w:szCs w:val="24"/>
        </w:rPr>
        <w:t>measuring</w:t>
      </w:r>
      <w:r w:rsidR="00046AF6" w:rsidRPr="00995F62">
        <w:rPr>
          <w:rFonts w:ascii="Times New Roman" w:eastAsia="Times New Roman" w:hAnsi="Times New Roman" w:cs="Times New Roman"/>
          <w:sz w:val="24"/>
          <w:szCs w:val="24"/>
        </w:rPr>
        <w:t xml:space="preserve"> </w:t>
      </w:r>
      <w:r w:rsidR="00854196">
        <w:rPr>
          <w:rFonts w:ascii="Times New Roman" w:eastAsia="Times New Roman" w:hAnsi="Times New Roman" w:cs="Times New Roman"/>
          <w:sz w:val="24"/>
          <w:szCs w:val="24"/>
        </w:rPr>
        <w:sym w:font="Symbol" w:char="F044"/>
      </w:r>
      <w:r w:rsidR="00046AF6" w:rsidRPr="00995F62">
        <w:rPr>
          <w:rFonts w:ascii="Times New Roman" w:eastAsia="Times New Roman" w:hAnsi="Times New Roman" w:cs="Times New Roman"/>
          <w:sz w:val="24"/>
          <w:szCs w:val="24"/>
        </w:rPr>
        <w:t>V</w:t>
      </w:r>
      <w:r w:rsidR="002F0D29">
        <w:rPr>
          <w:rFonts w:ascii="Times New Roman" w:eastAsia="Times New Roman" w:hAnsi="Times New Roman" w:cs="Times New Roman"/>
          <w:sz w:val="24"/>
          <w:szCs w:val="24"/>
          <w:vertAlign w:val="subscript"/>
        </w:rPr>
        <w:t>A</w:t>
      </w:r>
      <w:r w:rsidR="00046AF6" w:rsidRPr="00995F62">
        <w:rPr>
          <w:rFonts w:ascii="Times New Roman" w:eastAsia="Times New Roman" w:hAnsi="Times New Roman" w:cs="Times New Roman"/>
          <w:sz w:val="24"/>
          <w:szCs w:val="24"/>
        </w:rPr>
        <w:t xml:space="preserve"> when the sample temperature difference is zero</w:t>
      </w:r>
      <w:r w:rsidR="00452A6B">
        <w:rPr>
          <w:rFonts w:ascii="Times New Roman" w:eastAsia="Times New Roman" w:hAnsi="Times New Roman" w:cs="Times New Roman"/>
          <w:sz w:val="24"/>
          <w:szCs w:val="24"/>
        </w:rPr>
        <w:t xml:space="preserve">, that is, </w:t>
      </w:r>
      <w:r w:rsidR="000A0579">
        <w:rPr>
          <w:rFonts w:ascii="Times New Roman" w:hAnsi="Times New Roman" w:cs="Times New Roman" w:hint="eastAsia"/>
          <w:sz w:val="24"/>
          <w:szCs w:val="24"/>
        </w:rPr>
        <w:t>when T</w:t>
      </w:r>
      <w:r w:rsidR="000A0579" w:rsidRPr="000A0579">
        <w:rPr>
          <w:rFonts w:ascii="Times New Roman" w:hAnsi="Times New Roman" w:cs="Times New Roman" w:hint="eastAsia"/>
          <w:sz w:val="24"/>
          <w:szCs w:val="24"/>
          <w:vertAlign w:val="subscript"/>
        </w:rPr>
        <w:t>C</w:t>
      </w:r>
      <w:r w:rsidR="000A0579">
        <w:rPr>
          <w:rFonts w:ascii="Times New Roman" w:hAnsi="Times New Roman" w:cs="Times New Roman" w:hint="eastAsia"/>
          <w:sz w:val="24"/>
          <w:szCs w:val="24"/>
        </w:rPr>
        <w:t xml:space="preserve"> </w:t>
      </w:r>
      <w:r w:rsidR="002F0D29">
        <w:rPr>
          <w:rFonts w:ascii="Times New Roman" w:hAnsi="Times New Roman" w:cs="Times New Roman"/>
          <w:sz w:val="24"/>
          <w:szCs w:val="24"/>
        </w:rPr>
        <w:t>=</w:t>
      </w:r>
      <w:r w:rsidR="000A0579">
        <w:rPr>
          <w:rFonts w:ascii="Times New Roman" w:hAnsi="Times New Roman" w:cs="Times New Roman" w:hint="eastAsia"/>
          <w:sz w:val="24"/>
          <w:szCs w:val="24"/>
        </w:rPr>
        <w:t xml:space="preserve"> T</w:t>
      </w:r>
      <w:r w:rsidR="000A0579" w:rsidRPr="000A0579">
        <w:rPr>
          <w:rFonts w:ascii="Times New Roman" w:hAnsi="Times New Roman" w:cs="Times New Roman" w:hint="eastAsia"/>
          <w:sz w:val="24"/>
          <w:szCs w:val="24"/>
          <w:vertAlign w:val="subscript"/>
        </w:rPr>
        <w:t>H</w:t>
      </w:r>
      <w:r w:rsidR="000A0579">
        <w:rPr>
          <w:rFonts w:ascii="Times New Roman" w:hAnsi="Times New Roman" w:cs="Times New Roman" w:hint="eastAsia"/>
          <w:sz w:val="24"/>
          <w:szCs w:val="24"/>
        </w:rPr>
        <w:t xml:space="preserve"> </w:t>
      </w:r>
      <w:r w:rsidR="002F0D29">
        <w:rPr>
          <w:rFonts w:ascii="Times New Roman" w:hAnsi="Times New Roman" w:cs="Times New Roman"/>
          <w:sz w:val="24"/>
          <w:szCs w:val="24"/>
        </w:rPr>
        <w:t xml:space="preserve">= </w:t>
      </w:r>
      <w:r w:rsidR="000A0579">
        <w:rPr>
          <w:rFonts w:ascii="Times New Roman" w:hAnsi="Times New Roman" w:cs="Times New Roman" w:hint="eastAsia"/>
          <w:sz w:val="24"/>
          <w:szCs w:val="24"/>
        </w:rPr>
        <w:t xml:space="preserve">40 </w:t>
      </w:r>
      <w:r w:rsidR="000A0579">
        <w:rPr>
          <w:rFonts w:ascii="Times New Roman" w:hAnsi="Times New Roman" w:cs="Times New Roman"/>
          <w:sz w:val="24"/>
          <w:szCs w:val="24"/>
        </w:rPr>
        <w:t>˚</w:t>
      </w:r>
      <w:r w:rsidR="000A0579">
        <w:rPr>
          <w:rFonts w:ascii="Times New Roman" w:hAnsi="Times New Roman" w:cs="Times New Roman" w:hint="eastAsia"/>
          <w:sz w:val="24"/>
          <w:szCs w:val="24"/>
        </w:rPr>
        <w:t xml:space="preserve">C, 50 </w:t>
      </w:r>
      <w:r w:rsidR="000A0579">
        <w:rPr>
          <w:rFonts w:ascii="Times New Roman" w:hAnsi="Times New Roman" w:cs="Times New Roman"/>
          <w:sz w:val="24"/>
          <w:szCs w:val="24"/>
        </w:rPr>
        <w:t>˚</w:t>
      </w:r>
      <w:r w:rsidR="000A0579">
        <w:rPr>
          <w:rFonts w:ascii="Times New Roman" w:hAnsi="Times New Roman" w:cs="Times New Roman" w:hint="eastAsia"/>
          <w:sz w:val="24"/>
          <w:szCs w:val="24"/>
        </w:rPr>
        <w:t>C, etc</w:t>
      </w:r>
      <w:r w:rsidR="00046AF6" w:rsidRPr="00995F62">
        <w:rPr>
          <w:rFonts w:ascii="Times New Roman" w:eastAsia="Times New Roman" w:hAnsi="Times New Roman" w:cs="Times New Roman"/>
          <w:sz w:val="24"/>
          <w:szCs w:val="24"/>
        </w:rPr>
        <w:t xml:space="preserve">. </w:t>
      </w:r>
      <w:r w:rsidR="000A0579">
        <w:rPr>
          <w:rFonts w:ascii="Times New Roman" w:hAnsi="Times New Roman" w:cs="Times New Roman" w:hint="eastAsia"/>
          <w:sz w:val="24"/>
          <w:szCs w:val="24"/>
        </w:rPr>
        <w:t xml:space="preserve">Then, we subtract this offset voltage from </w:t>
      </w:r>
      <w:r w:rsidR="000A0579" w:rsidRPr="00995F62">
        <w:rPr>
          <w:rFonts w:ascii="Times New Roman" w:eastAsia="Times New Roman" w:hAnsi="Times New Roman" w:cs="Times New Roman"/>
          <w:sz w:val="24"/>
          <w:szCs w:val="24"/>
        </w:rPr>
        <w:t>V</w:t>
      </w:r>
      <w:r w:rsidR="002F0D29">
        <w:rPr>
          <w:rFonts w:ascii="Times New Roman" w:eastAsia="Times New Roman" w:hAnsi="Times New Roman" w:cs="Times New Roman"/>
          <w:sz w:val="24"/>
          <w:szCs w:val="24"/>
          <w:vertAlign w:val="subscript"/>
        </w:rPr>
        <w:t>A</w:t>
      </w:r>
      <w:r w:rsidR="000A0579">
        <w:rPr>
          <w:rFonts w:ascii="Times New Roman" w:hAnsi="Times New Roman" w:cs="Times New Roman" w:hint="eastAsia"/>
          <w:sz w:val="24"/>
          <w:szCs w:val="24"/>
        </w:rPr>
        <w:t xml:space="preserve"> to find </w:t>
      </w:r>
      <w:r w:rsidR="000A0579" w:rsidRPr="00995F62">
        <w:rPr>
          <w:rFonts w:ascii="Times New Roman" w:eastAsia="Times New Roman" w:hAnsi="Times New Roman" w:cs="Times New Roman"/>
          <w:sz w:val="24"/>
          <w:szCs w:val="24"/>
        </w:rPr>
        <w:t>ΔV</w:t>
      </w:r>
      <w:r w:rsidR="000A0579">
        <w:rPr>
          <w:rFonts w:ascii="Times New Roman" w:hAnsi="Times New Roman" w:cs="Times New Roman" w:hint="eastAsia"/>
          <w:sz w:val="24"/>
          <w:szCs w:val="24"/>
        </w:rPr>
        <w:t xml:space="preserve"> at each sample temperature</w:t>
      </w:r>
      <w:ins w:id="37" w:author="Alex Oh" w:date="2025-07-03T14:35:00Z" w16du:dateUtc="2025-07-03T18:35:00Z">
        <w:r w:rsidR="00C75FF9">
          <w:rPr>
            <w:rFonts w:ascii="Times New Roman" w:hAnsi="Times New Roman" w:cs="Times New Roman"/>
            <w:sz w:val="24"/>
            <w:szCs w:val="24"/>
          </w:rPr>
          <w:t>,</w:t>
        </w:r>
      </w:ins>
      <w:r w:rsidR="000A0579">
        <w:rPr>
          <w:rFonts w:ascii="Times New Roman" w:hAnsi="Times New Roman" w:cs="Times New Roman" w:hint="eastAsia"/>
          <w:sz w:val="24"/>
          <w:szCs w:val="24"/>
        </w:rPr>
        <w:t xml:space="preserve"> as shown above</w:t>
      </w:r>
      <w:ins w:id="38" w:author="Alex Oh" w:date="2025-07-03T14:35:00Z" w16du:dateUtc="2025-07-03T18:35:00Z">
        <w:r w:rsidR="00C75FF9">
          <w:rPr>
            <w:rFonts w:ascii="Times New Roman" w:hAnsi="Times New Roman" w:cs="Times New Roman"/>
            <w:sz w:val="24"/>
            <w:szCs w:val="24"/>
          </w:rPr>
          <w:t>,</w:t>
        </w:r>
      </w:ins>
      <w:del w:id="39" w:author="Alex Oh" w:date="2025-07-03T14:35:00Z" w16du:dateUtc="2025-07-03T18:35:00Z">
        <w:r w:rsidR="000A0579" w:rsidDel="00C75FF9">
          <w:rPr>
            <w:rFonts w:ascii="Times New Roman" w:hAnsi="Times New Roman" w:cs="Times New Roman" w:hint="eastAsia"/>
            <w:sz w:val="24"/>
            <w:szCs w:val="24"/>
          </w:rPr>
          <w:delText>,</w:delText>
        </w:r>
      </w:del>
      <w:r w:rsidR="000A0579">
        <w:rPr>
          <w:rFonts w:ascii="Times New Roman" w:hAnsi="Times New Roman" w:cs="Times New Roman" w:hint="eastAsia"/>
          <w:sz w:val="24"/>
          <w:szCs w:val="24"/>
        </w:rPr>
        <w:t xml:space="preserve"> to </w:t>
      </w:r>
      <w:proofErr w:type="gramStart"/>
      <w:r w:rsidR="00B571FD">
        <w:rPr>
          <w:rFonts w:ascii="Times New Roman" w:hAnsi="Times New Roman" w:cs="Times New Roman"/>
          <w:sz w:val="24"/>
          <w:szCs w:val="24"/>
        </w:rPr>
        <w:t>take into account</w:t>
      </w:r>
      <w:proofErr w:type="gramEnd"/>
      <w:r w:rsidR="00B571FD">
        <w:rPr>
          <w:rFonts w:ascii="Times New Roman" w:hAnsi="Times New Roman" w:cs="Times New Roman"/>
          <w:sz w:val="24"/>
          <w:szCs w:val="24"/>
        </w:rPr>
        <w:t xml:space="preserve"> </w:t>
      </w:r>
      <w:r w:rsidR="000A0579">
        <w:rPr>
          <w:rFonts w:ascii="Times New Roman" w:hAnsi="Times New Roman" w:cs="Times New Roman" w:hint="eastAsia"/>
          <w:sz w:val="24"/>
          <w:szCs w:val="24"/>
        </w:rPr>
        <w:t xml:space="preserve">any drift </w:t>
      </w:r>
      <w:r w:rsidR="00EF50C1">
        <w:rPr>
          <w:rFonts w:ascii="Times New Roman" w:hAnsi="Times New Roman" w:cs="Times New Roman" w:hint="eastAsia"/>
          <w:sz w:val="24"/>
          <w:szCs w:val="24"/>
        </w:rPr>
        <w:t>in</w:t>
      </w:r>
      <w:r w:rsidR="000A0579">
        <w:rPr>
          <w:rFonts w:ascii="Times New Roman" w:hAnsi="Times New Roman" w:cs="Times New Roman" w:hint="eastAsia"/>
          <w:sz w:val="24"/>
          <w:szCs w:val="24"/>
        </w:rPr>
        <w:t xml:space="preserve"> the offset voltage </w:t>
      </w:r>
      <w:r w:rsidR="00D7115F">
        <w:rPr>
          <w:rFonts w:ascii="Times New Roman" w:hAnsi="Times New Roman" w:cs="Times New Roman"/>
          <w:sz w:val="24"/>
          <w:szCs w:val="24"/>
        </w:rPr>
        <w:t xml:space="preserve">of the amplifier </w:t>
      </w:r>
      <w:r w:rsidR="000A0579">
        <w:rPr>
          <w:rFonts w:ascii="Times New Roman" w:hAnsi="Times New Roman" w:cs="Times New Roman" w:hint="eastAsia"/>
          <w:sz w:val="24"/>
          <w:szCs w:val="24"/>
        </w:rPr>
        <w:t xml:space="preserve">during the measurement. </w:t>
      </w:r>
      <w:r w:rsidR="00046AF6" w:rsidRPr="00995F62">
        <w:rPr>
          <w:rFonts w:ascii="Times New Roman" w:eastAsia="Times New Roman" w:hAnsi="Times New Roman" w:cs="Times New Roman"/>
          <w:sz w:val="24"/>
          <w:szCs w:val="24"/>
        </w:rPr>
        <w:t>The complete circuit diagram</w:t>
      </w:r>
      <w:r w:rsidR="006D7C2F">
        <w:rPr>
          <w:rFonts w:ascii="Times New Roman" w:eastAsia="Times New Roman" w:hAnsi="Times New Roman" w:cs="Times New Roman"/>
          <w:sz w:val="24"/>
          <w:szCs w:val="24"/>
        </w:rPr>
        <w:t>s</w:t>
      </w:r>
      <w:r w:rsidR="00046AF6" w:rsidRPr="00995F62">
        <w:rPr>
          <w:rFonts w:ascii="Times New Roman" w:eastAsia="Times New Roman" w:hAnsi="Times New Roman" w:cs="Times New Roman"/>
          <w:sz w:val="24"/>
          <w:szCs w:val="24"/>
        </w:rPr>
        <w:t xml:space="preserve"> </w:t>
      </w:r>
      <w:r w:rsidR="00B571FD">
        <w:rPr>
          <w:rFonts w:ascii="Times New Roman" w:eastAsia="Times New Roman" w:hAnsi="Times New Roman" w:cs="Times New Roman"/>
          <w:sz w:val="24"/>
          <w:szCs w:val="24"/>
        </w:rPr>
        <w:t xml:space="preserve">and </w:t>
      </w:r>
      <w:r w:rsidR="00583941" w:rsidRPr="00995F62">
        <w:rPr>
          <w:rFonts w:ascii="Times New Roman" w:eastAsia="Times New Roman" w:hAnsi="Times New Roman" w:cs="Times New Roman"/>
          <w:sz w:val="24"/>
          <w:szCs w:val="24"/>
        </w:rPr>
        <w:t xml:space="preserve">photo </w:t>
      </w:r>
      <w:r w:rsidR="00046AF6" w:rsidRPr="00995F62">
        <w:rPr>
          <w:rFonts w:ascii="Times New Roman" w:eastAsia="Times New Roman" w:hAnsi="Times New Roman" w:cs="Times New Roman"/>
          <w:sz w:val="24"/>
          <w:szCs w:val="24"/>
        </w:rPr>
        <w:t xml:space="preserve">of the setup </w:t>
      </w:r>
      <w:r w:rsidR="00B571FD">
        <w:rPr>
          <w:rFonts w:ascii="Times New Roman" w:eastAsia="Times New Roman" w:hAnsi="Times New Roman" w:cs="Times New Roman"/>
          <w:sz w:val="24"/>
          <w:szCs w:val="24"/>
        </w:rPr>
        <w:t>are</w:t>
      </w:r>
      <w:r w:rsidR="00046AF6" w:rsidRPr="00995F62">
        <w:rPr>
          <w:rFonts w:ascii="Times New Roman" w:eastAsia="Times New Roman" w:hAnsi="Times New Roman" w:cs="Times New Roman"/>
          <w:sz w:val="24"/>
          <w:szCs w:val="24"/>
        </w:rPr>
        <w:t xml:space="preserve"> shown in Fig</w:t>
      </w:r>
      <w:r w:rsidR="00BD36D4" w:rsidRPr="00995F62">
        <w:rPr>
          <w:rFonts w:ascii="Times New Roman" w:eastAsia="Times New Roman" w:hAnsi="Times New Roman" w:cs="Times New Roman"/>
          <w:sz w:val="24"/>
          <w:szCs w:val="24"/>
        </w:rPr>
        <w:t xml:space="preserve">. </w:t>
      </w:r>
      <w:r w:rsidR="00046AF6" w:rsidRPr="00995F62">
        <w:rPr>
          <w:rFonts w:ascii="Times New Roman" w:eastAsia="Times New Roman" w:hAnsi="Times New Roman" w:cs="Times New Roman"/>
          <w:sz w:val="24"/>
          <w:szCs w:val="24"/>
        </w:rPr>
        <w:t>1</w:t>
      </w:r>
      <w:r w:rsidR="00BD36D4" w:rsidRPr="00995F62">
        <w:rPr>
          <w:rFonts w:ascii="Times New Roman" w:eastAsia="Times New Roman" w:hAnsi="Times New Roman" w:cs="Times New Roman"/>
          <w:sz w:val="24"/>
          <w:szCs w:val="24"/>
        </w:rPr>
        <w:t xml:space="preserve"> </w:t>
      </w:r>
      <w:r w:rsidR="00B571FD">
        <w:rPr>
          <w:rFonts w:ascii="Times New Roman" w:eastAsia="Times New Roman" w:hAnsi="Times New Roman" w:cs="Times New Roman"/>
          <w:sz w:val="24"/>
          <w:szCs w:val="24"/>
        </w:rPr>
        <w:t xml:space="preserve">and </w:t>
      </w:r>
      <w:r w:rsidR="00583941" w:rsidRPr="00995F62">
        <w:rPr>
          <w:rFonts w:ascii="Times New Roman" w:eastAsia="Times New Roman" w:hAnsi="Times New Roman" w:cs="Times New Roman"/>
          <w:sz w:val="24"/>
          <w:szCs w:val="24"/>
        </w:rPr>
        <w:t>Fig. 2</w:t>
      </w:r>
      <w:r w:rsidR="00B571FD">
        <w:rPr>
          <w:rFonts w:ascii="Times New Roman" w:eastAsia="Times New Roman" w:hAnsi="Times New Roman" w:cs="Times New Roman"/>
          <w:sz w:val="24"/>
          <w:szCs w:val="24"/>
        </w:rPr>
        <w:t>, respectively</w:t>
      </w:r>
      <w:r w:rsidR="00583941" w:rsidRPr="00995F62">
        <w:rPr>
          <w:rFonts w:ascii="Times New Roman" w:eastAsia="Times New Roman" w:hAnsi="Times New Roman" w:cs="Times New Roman"/>
          <w:sz w:val="24"/>
          <w:szCs w:val="24"/>
        </w:rPr>
        <w:t xml:space="preserve">. </w:t>
      </w:r>
    </w:p>
    <w:p w14:paraId="113156EB" w14:textId="77777777" w:rsidR="00CB2A66" w:rsidRPr="00995F62" w:rsidRDefault="00CB2A66" w:rsidP="00FF5571">
      <w:pPr>
        <w:spacing w:line="480" w:lineRule="auto"/>
        <w:ind w:firstLine="720"/>
        <w:jc w:val="both"/>
        <w:rPr>
          <w:rFonts w:ascii="Times New Roman" w:eastAsia="Times New Roman" w:hAnsi="Times New Roman" w:cs="Times New Roman"/>
          <w:sz w:val="24"/>
          <w:szCs w:val="24"/>
        </w:rPr>
      </w:pPr>
    </w:p>
    <w:p w14:paraId="3B6D2214" w14:textId="73E5168D" w:rsidR="00583941" w:rsidRPr="00995F62" w:rsidRDefault="00583941" w:rsidP="00995F62">
      <w:pPr>
        <w:spacing w:line="480" w:lineRule="auto"/>
        <w:jc w:val="both"/>
        <w:rPr>
          <w:rFonts w:ascii="Times New Roman" w:eastAsia="Times New Roman" w:hAnsi="Times New Roman" w:cs="Times New Roman"/>
          <w:sz w:val="24"/>
          <w:szCs w:val="24"/>
        </w:rPr>
      </w:pPr>
    </w:p>
    <w:p w14:paraId="2F454655" w14:textId="634CF04A" w:rsidR="006D7C2F" w:rsidRDefault="00854196" w:rsidP="00995F62">
      <w:pPr>
        <w:spacing w:line="480" w:lineRule="auto"/>
        <w:jc w:val="both"/>
        <w:rPr>
          <w:rFonts w:ascii="Times New Roman" w:eastAsia="Times New Roman" w:hAnsi="Times New Roman" w:cs="Times New Roman"/>
          <w:b/>
          <w:sz w:val="24"/>
          <w:szCs w:val="24"/>
        </w:rPr>
      </w:pPr>
      <w:r w:rsidRPr="00854196">
        <w:rPr>
          <w:rFonts w:ascii="Times New Roman" w:eastAsia="Times New Roman" w:hAnsi="Times New Roman" w:cs="Times New Roman"/>
          <w:b/>
          <w:noProof/>
          <w:sz w:val="24"/>
          <w:szCs w:val="24"/>
        </w:rPr>
        <w:lastRenderedPageBreak/>
        <w:drawing>
          <wp:inline distT="0" distB="0" distL="0" distR="0" wp14:anchorId="19AB4391" wp14:editId="2D713EDD">
            <wp:extent cx="5943600" cy="2566035"/>
            <wp:effectExtent l="0" t="0" r="0" b="5715"/>
            <wp:docPr id="925417259" name="Content Placeholder 4" descr="A diagram of a circuit&#10;&#10;AI-generated content may be incorrect.">
              <a:extLst xmlns:a="http://schemas.openxmlformats.org/drawingml/2006/main">
                <a:ext uri="{FF2B5EF4-FFF2-40B4-BE49-F238E27FC236}">
                  <a16:creationId xmlns:a16="http://schemas.microsoft.com/office/drawing/2014/main" id="{685F3038-6AC4-9034-6E3F-879A92F6133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circuit&#10;&#10;AI-generated content may be incorrect.">
                      <a:extLst>
                        <a:ext uri="{FF2B5EF4-FFF2-40B4-BE49-F238E27FC236}">
                          <a16:creationId xmlns:a16="http://schemas.microsoft.com/office/drawing/2014/main" id="{685F3038-6AC4-9034-6E3F-879A92F61338}"/>
                        </a:ext>
                      </a:extLst>
                    </pic:cNvPr>
                    <pic:cNvPicPr>
                      <a:picLocks noGrp="1"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66035"/>
                    </a:xfrm>
                    <a:prstGeom prst="rect">
                      <a:avLst/>
                    </a:prstGeom>
                  </pic:spPr>
                </pic:pic>
              </a:graphicData>
            </a:graphic>
          </wp:inline>
        </w:drawing>
      </w:r>
    </w:p>
    <w:p w14:paraId="64C125FE" w14:textId="58FCE65E" w:rsidR="00583941" w:rsidRPr="00995F62" w:rsidDel="003E542D" w:rsidRDefault="00583941" w:rsidP="00995F62">
      <w:pPr>
        <w:spacing w:line="480" w:lineRule="auto"/>
        <w:jc w:val="both"/>
        <w:rPr>
          <w:del w:id="40" w:author="Alex Oh" w:date="2025-07-03T14:42:00Z" w16du:dateUtc="2025-07-03T18:42:00Z"/>
          <w:rFonts w:ascii="Times New Roman" w:eastAsia="Times New Roman" w:hAnsi="Times New Roman" w:cs="Times New Roman"/>
          <w:sz w:val="24"/>
          <w:szCs w:val="24"/>
        </w:rPr>
      </w:pPr>
      <w:r w:rsidRPr="00995F62">
        <w:rPr>
          <w:rFonts w:ascii="Times New Roman" w:eastAsia="Times New Roman" w:hAnsi="Times New Roman" w:cs="Times New Roman"/>
          <w:b/>
          <w:sz w:val="24"/>
          <w:szCs w:val="24"/>
        </w:rPr>
        <w:t>Fig</w:t>
      </w:r>
      <w:r w:rsidR="003A532A">
        <w:rPr>
          <w:rFonts w:ascii="Times New Roman" w:eastAsia="Times New Roman" w:hAnsi="Times New Roman" w:cs="Times New Roman"/>
          <w:b/>
          <w:sz w:val="24"/>
          <w:szCs w:val="24"/>
        </w:rPr>
        <w:t>. 1</w:t>
      </w:r>
      <w:r w:rsidRPr="00995F62">
        <w:rPr>
          <w:rFonts w:ascii="Times New Roman" w:eastAsia="Times New Roman" w:hAnsi="Times New Roman" w:cs="Times New Roman"/>
          <w:b/>
          <w:sz w:val="24"/>
          <w:szCs w:val="24"/>
        </w:rPr>
        <w:t>. Circuit diagram</w:t>
      </w:r>
      <w:r w:rsidR="006D7C2F">
        <w:rPr>
          <w:rFonts w:ascii="Times New Roman" w:eastAsia="Times New Roman" w:hAnsi="Times New Roman" w:cs="Times New Roman"/>
          <w:b/>
          <w:sz w:val="24"/>
          <w:szCs w:val="24"/>
        </w:rPr>
        <w:t>s</w:t>
      </w:r>
      <w:r w:rsidRPr="00995F62">
        <w:rPr>
          <w:rFonts w:ascii="Times New Roman" w:eastAsia="Times New Roman" w:hAnsi="Times New Roman" w:cs="Times New Roman"/>
          <w:b/>
          <w:sz w:val="24"/>
          <w:szCs w:val="24"/>
        </w:rPr>
        <w:t xml:space="preserve"> of the setup</w:t>
      </w:r>
      <w:r w:rsidR="006D7C2F">
        <w:rPr>
          <w:rFonts w:ascii="Times New Roman" w:eastAsia="Times New Roman" w:hAnsi="Times New Roman" w:cs="Times New Roman"/>
          <w:b/>
          <w:sz w:val="24"/>
          <w:szCs w:val="24"/>
        </w:rPr>
        <w:t xml:space="preserve">: (a) Entire setup and (b) Simplified diagram, </w:t>
      </w:r>
      <w:r w:rsidR="002F0D29">
        <w:rPr>
          <w:rFonts w:ascii="Times New Roman" w:eastAsia="Times New Roman" w:hAnsi="Times New Roman" w:cs="Times New Roman"/>
          <w:b/>
          <w:sz w:val="24"/>
          <w:szCs w:val="24"/>
        </w:rPr>
        <w:t>focusing on the sample area</w:t>
      </w:r>
      <w:r w:rsidRPr="00995F62">
        <w:rPr>
          <w:rFonts w:ascii="Times New Roman" w:eastAsia="Times New Roman" w:hAnsi="Times New Roman" w:cs="Times New Roman"/>
          <w:sz w:val="24"/>
          <w:szCs w:val="24"/>
        </w:rPr>
        <w:t xml:space="preserve">. </w:t>
      </w:r>
      <w:r w:rsidR="00487C96">
        <w:rPr>
          <w:rFonts w:ascii="Times New Roman" w:eastAsia="Times New Roman" w:hAnsi="Times New Roman" w:cs="Times New Roman"/>
          <w:sz w:val="24"/>
          <w:szCs w:val="24"/>
        </w:rPr>
        <w:t xml:space="preserve">Two heaters </w:t>
      </w:r>
      <w:r w:rsidR="00FF6584">
        <w:rPr>
          <w:rFonts w:ascii="Times New Roman" w:eastAsia="Times New Roman" w:hAnsi="Times New Roman" w:cs="Times New Roman"/>
          <w:sz w:val="24"/>
          <w:szCs w:val="24"/>
        </w:rPr>
        <w:t>were</w:t>
      </w:r>
      <w:r w:rsidR="00487C96">
        <w:rPr>
          <w:rFonts w:ascii="Times New Roman" w:eastAsia="Times New Roman" w:hAnsi="Times New Roman" w:cs="Times New Roman"/>
          <w:sz w:val="24"/>
          <w:szCs w:val="24"/>
        </w:rPr>
        <w:t xml:space="preserve"> used to heat and create a temperature difference across the sample, utilizing a 9</w:t>
      </w:r>
      <w:r w:rsidR="00492EC1">
        <w:rPr>
          <w:rFonts w:ascii="Times New Roman" w:eastAsia="Times New Roman" w:hAnsi="Times New Roman" w:cs="Times New Roman"/>
          <w:sz w:val="24"/>
          <w:szCs w:val="24"/>
        </w:rPr>
        <w:t xml:space="preserve"> </w:t>
      </w:r>
      <w:r w:rsidR="00487C96">
        <w:rPr>
          <w:rFonts w:ascii="Times New Roman" w:eastAsia="Times New Roman" w:hAnsi="Times New Roman" w:cs="Times New Roman"/>
          <w:sz w:val="24"/>
          <w:szCs w:val="24"/>
        </w:rPr>
        <w:t>V power supply in combination with transistors (</w:t>
      </w:r>
      <w:proofErr w:type="spellStart"/>
      <w:r w:rsidR="00487C96">
        <w:rPr>
          <w:rFonts w:ascii="Times New Roman" w:eastAsia="Times New Roman" w:hAnsi="Times New Roman" w:cs="Times New Roman"/>
          <w:sz w:val="24"/>
          <w:szCs w:val="24"/>
        </w:rPr>
        <w:t>Tr</w:t>
      </w:r>
      <w:r w:rsidR="00052293">
        <w:rPr>
          <w:rFonts w:ascii="Times New Roman" w:eastAsia="Times New Roman" w:hAnsi="Times New Roman" w:cs="Times New Roman"/>
          <w:sz w:val="24"/>
          <w:szCs w:val="24"/>
        </w:rPr>
        <w:t>H</w:t>
      </w:r>
      <w:proofErr w:type="spellEnd"/>
      <w:r w:rsidR="00487C96">
        <w:rPr>
          <w:rFonts w:ascii="Times New Roman" w:eastAsia="Times New Roman" w:hAnsi="Times New Roman" w:cs="Times New Roman"/>
          <w:sz w:val="24"/>
          <w:szCs w:val="24"/>
        </w:rPr>
        <w:t xml:space="preserve"> and </w:t>
      </w:r>
      <w:proofErr w:type="spellStart"/>
      <w:r w:rsidR="00487C96">
        <w:rPr>
          <w:rFonts w:ascii="Times New Roman" w:eastAsia="Times New Roman" w:hAnsi="Times New Roman" w:cs="Times New Roman"/>
          <w:sz w:val="24"/>
          <w:szCs w:val="24"/>
        </w:rPr>
        <w:t>Tr</w:t>
      </w:r>
      <w:r w:rsidR="00052293">
        <w:rPr>
          <w:rFonts w:ascii="Times New Roman" w:eastAsia="Times New Roman" w:hAnsi="Times New Roman" w:cs="Times New Roman"/>
          <w:sz w:val="24"/>
          <w:szCs w:val="24"/>
        </w:rPr>
        <w:t>C</w:t>
      </w:r>
      <w:proofErr w:type="spellEnd"/>
      <w:r w:rsidR="00492EC1">
        <w:rPr>
          <w:rFonts w:ascii="Times New Roman" w:eastAsia="Times New Roman" w:hAnsi="Times New Roman" w:cs="Times New Roman"/>
          <w:sz w:val="24"/>
          <w:szCs w:val="24"/>
        </w:rPr>
        <w:t>) and PWM-to-A</w:t>
      </w:r>
      <w:r w:rsidR="00487C96">
        <w:rPr>
          <w:rFonts w:ascii="Times New Roman" w:eastAsia="Times New Roman" w:hAnsi="Times New Roman" w:cs="Times New Roman"/>
          <w:sz w:val="24"/>
          <w:szCs w:val="24"/>
        </w:rPr>
        <w:t>nalog converters (PA</w:t>
      </w:r>
      <w:r w:rsidR="00052293">
        <w:rPr>
          <w:rFonts w:ascii="Times New Roman" w:eastAsia="Times New Roman" w:hAnsi="Times New Roman" w:cs="Times New Roman"/>
          <w:sz w:val="24"/>
          <w:szCs w:val="24"/>
        </w:rPr>
        <w:t>H</w:t>
      </w:r>
      <w:r w:rsidR="00487C96">
        <w:rPr>
          <w:rFonts w:ascii="Times New Roman" w:eastAsia="Times New Roman" w:hAnsi="Times New Roman" w:cs="Times New Roman"/>
          <w:sz w:val="24"/>
          <w:szCs w:val="24"/>
        </w:rPr>
        <w:t xml:space="preserve"> and PA</w:t>
      </w:r>
      <w:r w:rsidR="00052293">
        <w:rPr>
          <w:rFonts w:ascii="Times New Roman" w:eastAsia="Times New Roman" w:hAnsi="Times New Roman" w:cs="Times New Roman"/>
          <w:sz w:val="24"/>
          <w:szCs w:val="24"/>
        </w:rPr>
        <w:t>C</w:t>
      </w:r>
      <w:r w:rsidR="00487C96">
        <w:rPr>
          <w:rFonts w:ascii="Times New Roman" w:eastAsia="Times New Roman" w:hAnsi="Times New Roman" w:cs="Times New Roman"/>
          <w:sz w:val="24"/>
          <w:szCs w:val="24"/>
        </w:rPr>
        <w:t xml:space="preserve">), through </w:t>
      </w:r>
      <w:r w:rsidR="00E70898">
        <w:rPr>
          <w:rFonts w:ascii="Times New Roman" w:eastAsia="Times New Roman" w:hAnsi="Times New Roman" w:cs="Times New Roman"/>
          <w:sz w:val="24"/>
          <w:szCs w:val="24"/>
        </w:rPr>
        <w:t>PWM outputs (</w:t>
      </w:r>
      <w:r w:rsidR="00487C96">
        <w:rPr>
          <w:rFonts w:ascii="Times New Roman" w:eastAsia="Times New Roman" w:hAnsi="Times New Roman" w:cs="Times New Roman"/>
          <w:sz w:val="24"/>
          <w:szCs w:val="24"/>
        </w:rPr>
        <w:t>D3 and D5</w:t>
      </w:r>
      <w:r w:rsidR="00E70898">
        <w:rPr>
          <w:rFonts w:ascii="Times New Roman" w:eastAsia="Times New Roman" w:hAnsi="Times New Roman" w:cs="Times New Roman"/>
          <w:sz w:val="24"/>
          <w:szCs w:val="24"/>
        </w:rPr>
        <w:t>)</w:t>
      </w:r>
      <w:r w:rsidR="00487C96">
        <w:rPr>
          <w:rFonts w:ascii="Times New Roman" w:eastAsia="Times New Roman" w:hAnsi="Times New Roman" w:cs="Times New Roman"/>
          <w:sz w:val="24"/>
          <w:szCs w:val="24"/>
        </w:rPr>
        <w:t xml:space="preserve"> of the Arduino. </w:t>
      </w:r>
      <w:r w:rsidR="0018531B">
        <w:rPr>
          <w:rFonts w:ascii="Times New Roman" w:eastAsia="Times New Roman" w:hAnsi="Times New Roman" w:cs="Times New Roman"/>
          <w:sz w:val="24"/>
          <w:szCs w:val="24"/>
        </w:rPr>
        <w:t>Two thermocouple amplifiers (</w:t>
      </w:r>
      <w:proofErr w:type="spellStart"/>
      <w:r w:rsidR="0018531B">
        <w:rPr>
          <w:rFonts w:ascii="Times New Roman" w:eastAsia="Times New Roman" w:hAnsi="Times New Roman" w:cs="Times New Roman"/>
          <w:sz w:val="24"/>
          <w:szCs w:val="24"/>
        </w:rPr>
        <w:t>AmpC</w:t>
      </w:r>
      <w:proofErr w:type="spellEnd"/>
      <w:r w:rsidR="0018531B">
        <w:rPr>
          <w:rFonts w:ascii="Times New Roman" w:eastAsia="Times New Roman" w:hAnsi="Times New Roman" w:cs="Times New Roman"/>
          <w:sz w:val="24"/>
          <w:szCs w:val="24"/>
        </w:rPr>
        <w:t xml:space="preserve"> and </w:t>
      </w:r>
      <w:proofErr w:type="spellStart"/>
      <w:r w:rsidR="0018531B">
        <w:rPr>
          <w:rFonts w:ascii="Times New Roman" w:eastAsia="Times New Roman" w:hAnsi="Times New Roman" w:cs="Times New Roman"/>
          <w:sz w:val="24"/>
          <w:szCs w:val="24"/>
        </w:rPr>
        <w:t>AmpH</w:t>
      </w:r>
      <w:proofErr w:type="spellEnd"/>
      <w:r w:rsidR="0018531B">
        <w:rPr>
          <w:rFonts w:ascii="Times New Roman" w:eastAsia="Times New Roman" w:hAnsi="Times New Roman" w:cs="Times New Roman"/>
          <w:sz w:val="24"/>
          <w:szCs w:val="24"/>
        </w:rPr>
        <w:t xml:space="preserve">) </w:t>
      </w:r>
      <w:r w:rsidR="00FF6584">
        <w:rPr>
          <w:rFonts w:ascii="Times New Roman" w:eastAsia="Times New Roman" w:hAnsi="Times New Roman" w:cs="Times New Roman"/>
          <w:sz w:val="24"/>
          <w:szCs w:val="24"/>
        </w:rPr>
        <w:t>were</w:t>
      </w:r>
      <w:r w:rsidR="0018531B">
        <w:rPr>
          <w:rFonts w:ascii="Times New Roman" w:eastAsia="Times New Roman" w:hAnsi="Times New Roman" w:cs="Times New Roman"/>
          <w:sz w:val="24"/>
          <w:szCs w:val="24"/>
        </w:rPr>
        <w:t xml:space="preserve"> used </w:t>
      </w:r>
      <w:r w:rsidR="00AF5A1D">
        <w:rPr>
          <w:rFonts w:ascii="Times New Roman" w:eastAsia="Times New Roman" w:hAnsi="Times New Roman" w:cs="Times New Roman"/>
          <w:sz w:val="24"/>
          <w:szCs w:val="24"/>
        </w:rPr>
        <w:t xml:space="preserve">through A0 and A2 </w:t>
      </w:r>
      <w:r w:rsidR="0018531B">
        <w:rPr>
          <w:rFonts w:ascii="Times New Roman" w:eastAsia="Times New Roman" w:hAnsi="Times New Roman" w:cs="Times New Roman"/>
          <w:sz w:val="24"/>
          <w:szCs w:val="24"/>
        </w:rPr>
        <w:t>to measure the temperatures and their differences across the sample through K-type thermocouples (</w:t>
      </w:r>
      <w:r w:rsidR="002D7C93">
        <w:rPr>
          <w:rFonts w:ascii="Times New Roman" w:eastAsia="Times New Roman" w:hAnsi="Times New Roman" w:cs="Times New Roman"/>
          <w:sz w:val="24"/>
          <w:szCs w:val="24"/>
        </w:rPr>
        <w:t>soldered</w:t>
      </w:r>
      <w:r w:rsidR="00052293">
        <w:rPr>
          <w:rFonts w:ascii="Times New Roman" w:eastAsia="Times New Roman" w:hAnsi="Times New Roman" w:cs="Times New Roman"/>
          <w:sz w:val="24"/>
          <w:szCs w:val="24"/>
        </w:rPr>
        <w:t xml:space="preserve"> </w:t>
      </w:r>
      <w:r w:rsidR="0018531B">
        <w:rPr>
          <w:rFonts w:ascii="Times New Roman" w:eastAsia="Times New Roman" w:hAnsi="Times New Roman" w:cs="Times New Roman"/>
          <w:sz w:val="24"/>
          <w:szCs w:val="24"/>
        </w:rPr>
        <w:t xml:space="preserve">Chromel and </w:t>
      </w:r>
      <w:proofErr w:type="spellStart"/>
      <w:r w:rsidR="0018531B">
        <w:rPr>
          <w:rFonts w:ascii="Times New Roman" w:eastAsia="Times New Roman" w:hAnsi="Times New Roman" w:cs="Times New Roman"/>
          <w:sz w:val="24"/>
          <w:szCs w:val="24"/>
        </w:rPr>
        <w:t>Alumel</w:t>
      </w:r>
      <w:proofErr w:type="spellEnd"/>
      <w:r w:rsidR="0018531B">
        <w:rPr>
          <w:rFonts w:ascii="Times New Roman" w:eastAsia="Times New Roman" w:hAnsi="Times New Roman" w:cs="Times New Roman"/>
          <w:sz w:val="24"/>
          <w:szCs w:val="24"/>
        </w:rPr>
        <w:t xml:space="preserve"> wires), thermally and electrically anchored to </w:t>
      </w:r>
      <w:r w:rsidR="00492EC1">
        <w:rPr>
          <w:rFonts w:ascii="Times New Roman" w:eastAsia="Times New Roman" w:hAnsi="Times New Roman" w:cs="Times New Roman"/>
          <w:sz w:val="24"/>
          <w:szCs w:val="24"/>
        </w:rPr>
        <w:t>the two bottom corners</w:t>
      </w:r>
      <w:r w:rsidR="0018531B">
        <w:rPr>
          <w:rFonts w:ascii="Times New Roman" w:eastAsia="Times New Roman" w:hAnsi="Times New Roman" w:cs="Times New Roman"/>
          <w:sz w:val="24"/>
          <w:szCs w:val="24"/>
        </w:rPr>
        <w:t xml:space="preserve"> of the sample via copper tapes</w:t>
      </w:r>
      <w:r w:rsidR="00EA2923">
        <w:rPr>
          <w:rFonts w:ascii="Times New Roman" w:eastAsia="Times New Roman" w:hAnsi="Times New Roman" w:cs="Times New Roman"/>
          <w:sz w:val="24"/>
          <w:szCs w:val="24"/>
        </w:rPr>
        <w:t xml:space="preserve"> as shown in (b)</w:t>
      </w:r>
      <w:r w:rsidR="002F0D29">
        <w:rPr>
          <w:rFonts w:ascii="Times New Roman" w:eastAsia="Times New Roman" w:hAnsi="Times New Roman" w:cs="Times New Roman"/>
          <w:sz w:val="24"/>
          <w:szCs w:val="24"/>
        </w:rPr>
        <w:t>.</w:t>
      </w:r>
      <w:r w:rsidR="00C14757">
        <w:rPr>
          <w:rFonts w:ascii="Times New Roman" w:eastAsia="Times New Roman" w:hAnsi="Times New Roman" w:cs="Times New Roman"/>
          <w:sz w:val="24"/>
          <w:szCs w:val="24"/>
        </w:rPr>
        <w:t xml:space="preserve"> In (b), Chromel and </w:t>
      </w:r>
      <w:proofErr w:type="spellStart"/>
      <w:r w:rsidR="00C14757">
        <w:rPr>
          <w:rFonts w:ascii="Times New Roman" w:eastAsia="Times New Roman" w:hAnsi="Times New Roman" w:cs="Times New Roman"/>
          <w:sz w:val="24"/>
          <w:szCs w:val="24"/>
        </w:rPr>
        <w:t>Alumel</w:t>
      </w:r>
      <w:proofErr w:type="spellEnd"/>
      <w:r w:rsidR="00C14757">
        <w:rPr>
          <w:rFonts w:ascii="Times New Roman" w:eastAsia="Times New Roman" w:hAnsi="Times New Roman" w:cs="Times New Roman"/>
          <w:sz w:val="24"/>
          <w:szCs w:val="24"/>
        </w:rPr>
        <w:t xml:space="preserve"> wires are represented as yellow and red, respectively, following the industry convention</w:t>
      </w:r>
      <w:del w:id="41" w:author="Alex Oh" w:date="2025-07-03T14:36:00Z" w16du:dateUtc="2025-07-03T18:36:00Z">
        <w:r w:rsidR="003B7E97" w:rsidDel="000B4572">
          <w:rPr>
            <w:rFonts w:ascii="Times New Roman" w:eastAsia="Times New Roman" w:hAnsi="Times New Roman" w:cs="Times New Roman"/>
            <w:sz w:val="24"/>
            <w:szCs w:val="24"/>
          </w:rPr>
          <w:delText xml:space="preserve">: </w:delText>
        </w:r>
      </w:del>
      <w:ins w:id="42" w:author="Alex Oh" w:date="2025-07-03T14:36:00Z" w16du:dateUtc="2025-07-03T18:36:00Z">
        <w:r w:rsidR="000B4572">
          <w:rPr>
            <w:rFonts w:ascii="Times New Roman" w:eastAsia="Times New Roman" w:hAnsi="Times New Roman" w:cs="Times New Roman"/>
            <w:sz w:val="24"/>
            <w:szCs w:val="24"/>
          </w:rPr>
          <w:t>;</w:t>
        </w:r>
        <w:r w:rsidR="000B4572">
          <w:rPr>
            <w:rFonts w:ascii="Times New Roman" w:eastAsia="Times New Roman" w:hAnsi="Times New Roman" w:cs="Times New Roman"/>
            <w:sz w:val="24"/>
            <w:szCs w:val="24"/>
          </w:rPr>
          <w:t xml:space="preserve"> </w:t>
        </w:r>
      </w:ins>
      <w:r w:rsidR="003B7E97">
        <w:rPr>
          <w:rFonts w:ascii="Times New Roman" w:eastAsia="Times New Roman" w:hAnsi="Times New Roman" w:cs="Times New Roman"/>
          <w:sz w:val="24"/>
          <w:szCs w:val="24"/>
        </w:rPr>
        <w:t>in addition, I</w:t>
      </w:r>
      <w:r w:rsidR="003B7E97" w:rsidRPr="003B7E97">
        <w:rPr>
          <w:rFonts w:ascii="Times New Roman" w:eastAsia="Times New Roman" w:hAnsi="Times New Roman" w:cs="Times New Roman"/>
          <w:sz w:val="24"/>
          <w:szCs w:val="24"/>
          <w:vertAlign w:val="subscript"/>
        </w:rPr>
        <w:t>+</w:t>
      </w:r>
      <w:r w:rsidR="003B7E97">
        <w:rPr>
          <w:rFonts w:ascii="Times New Roman" w:eastAsia="Times New Roman" w:hAnsi="Times New Roman" w:cs="Times New Roman"/>
          <w:sz w:val="24"/>
          <w:szCs w:val="24"/>
        </w:rPr>
        <w:t>, I</w:t>
      </w:r>
      <w:r w:rsidR="003B7E97" w:rsidRPr="003B7E97">
        <w:rPr>
          <w:rFonts w:ascii="Times New Roman" w:eastAsia="Times New Roman" w:hAnsi="Times New Roman" w:cs="Times New Roman"/>
          <w:sz w:val="24"/>
          <w:szCs w:val="24"/>
          <w:vertAlign w:val="subscript"/>
        </w:rPr>
        <w:t>-</w:t>
      </w:r>
      <w:r w:rsidR="003B7E97">
        <w:rPr>
          <w:rFonts w:ascii="Times New Roman" w:eastAsia="Times New Roman" w:hAnsi="Times New Roman" w:cs="Times New Roman"/>
          <w:sz w:val="24"/>
          <w:szCs w:val="24"/>
        </w:rPr>
        <w:t>, V</w:t>
      </w:r>
      <w:r w:rsidR="003B7E97" w:rsidRPr="003B7E97">
        <w:rPr>
          <w:rFonts w:ascii="Times New Roman" w:eastAsia="Times New Roman" w:hAnsi="Times New Roman" w:cs="Times New Roman"/>
          <w:sz w:val="24"/>
          <w:szCs w:val="24"/>
          <w:vertAlign w:val="subscript"/>
        </w:rPr>
        <w:t>+</w:t>
      </w:r>
      <w:ins w:id="43" w:author="Alex Oh" w:date="2025-07-03T14:36:00Z" w16du:dateUtc="2025-07-03T18:36:00Z">
        <w:r w:rsidR="00C71396">
          <w:rPr>
            <w:rFonts w:ascii="Times New Roman" w:eastAsia="Times New Roman" w:hAnsi="Times New Roman" w:cs="Times New Roman"/>
            <w:sz w:val="24"/>
            <w:szCs w:val="24"/>
            <w:vertAlign w:val="subscript"/>
          </w:rPr>
          <w:t>,</w:t>
        </w:r>
      </w:ins>
      <w:r w:rsidR="003B7E97">
        <w:rPr>
          <w:rFonts w:ascii="Times New Roman" w:eastAsia="Times New Roman" w:hAnsi="Times New Roman" w:cs="Times New Roman"/>
          <w:sz w:val="24"/>
          <w:szCs w:val="24"/>
        </w:rPr>
        <w:t xml:space="preserve"> and V</w:t>
      </w:r>
      <w:r w:rsidR="003B7E97" w:rsidRPr="003B7E97">
        <w:rPr>
          <w:rFonts w:ascii="Times New Roman" w:eastAsia="Times New Roman" w:hAnsi="Times New Roman" w:cs="Times New Roman"/>
          <w:sz w:val="24"/>
          <w:szCs w:val="24"/>
          <w:vertAlign w:val="subscript"/>
        </w:rPr>
        <w:t>-</w:t>
      </w:r>
      <w:r w:rsidR="003B7E97">
        <w:rPr>
          <w:rFonts w:ascii="Times New Roman" w:eastAsia="Times New Roman" w:hAnsi="Times New Roman" w:cs="Times New Roman"/>
          <w:sz w:val="24"/>
          <w:szCs w:val="24"/>
        </w:rPr>
        <w:t xml:space="preserve"> represent the four-point contacts in the van der Pauw scheme. </w:t>
      </w:r>
      <w:r w:rsidR="002D7C93">
        <w:rPr>
          <w:rFonts w:ascii="Times New Roman" w:eastAsia="Times New Roman" w:hAnsi="Times New Roman" w:cs="Times New Roman"/>
          <w:sz w:val="24"/>
          <w:szCs w:val="24"/>
        </w:rPr>
        <w:t xml:space="preserve">Note that in </w:t>
      </w:r>
      <w:r w:rsidR="007162E6">
        <w:rPr>
          <w:rFonts w:ascii="Times New Roman" w:eastAsia="Times New Roman" w:hAnsi="Times New Roman" w:cs="Times New Roman"/>
          <w:sz w:val="24"/>
          <w:szCs w:val="24"/>
        </w:rPr>
        <w:t>(a), t</w:t>
      </w:r>
      <w:r w:rsidR="002D7C93">
        <w:rPr>
          <w:rFonts w:ascii="Times New Roman" w:eastAsia="Times New Roman" w:hAnsi="Times New Roman" w:cs="Times New Roman"/>
          <w:sz w:val="24"/>
          <w:szCs w:val="24"/>
        </w:rPr>
        <w:t xml:space="preserve">he Chromel and </w:t>
      </w:r>
      <w:proofErr w:type="spellStart"/>
      <w:r w:rsidR="002D7C93">
        <w:rPr>
          <w:rFonts w:ascii="Times New Roman" w:eastAsia="Times New Roman" w:hAnsi="Times New Roman" w:cs="Times New Roman"/>
          <w:sz w:val="24"/>
          <w:szCs w:val="24"/>
        </w:rPr>
        <w:t>Alumel</w:t>
      </w:r>
      <w:proofErr w:type="spellEnd"/>
      <w:r w:rsidR="002D7C93">
        <w:rPr>
          <w:rFonts w:ascii="Times New Roman" w:eastAsia="Times New Roman" w:hAnsi="Times New Roman" w:cs="Times New Roman"/>
          <w:sz w:val="24"/>
          <w:szCs w:val="24"/>
        </w:rPr>
        <w:t xml:space="preserve"> wires on each copper tape are drawn as if they are </w:t>
      </w:r>
      <w:r w:rsidR="00002BA4">
        <w:rPr>
          <w:rFonts w:ascii="Times New Roman" w:eastAsia="Times New Roman" w:hAnsi="Times New Roman" w:cs="Times New Roman"/>
          <w:sz w:val="24"/>
          <w:szCs w:val="24"/>
        </w:rPr>
        <w:t>separated from each other</w:t>
      </w:r>
      <w:r w:rsidR="002D7C93">
        <w:rPr>
          <w:rFonts w:ascii="Times New Roman" w:eastAsia="Times New Roman" w:hAnsi="Times New Roman" w:cs="Times New Roman"/>
          <w:sz w:val="24"/>
          <w:szCs w:val="24"/>
        </w:rPr>
        <w:t xml:space="preserve">, but they are </w:t>
      </w:r>
      <w:r w:rsidR="00002BA4">
        <w:rPr>
          <w:rFonts w:ascii="Times New Roman" w:eastAsia="Times New Roman" w:hAnsi="Times New Roman" w:cs="Times New Roman"/>
          <w:sz w:val="24"/>
          <w:szCs w:val="24"/>
        </w:rPr>
        <w:t xml:space="preserve">in fact </w:t>
      </w:r>
      <w:r w:rsidR="002D7C93">
        <w:rPr>
          <w:rFonts w:ascii="Times New Roman" w:eastAsia="Times New Roman" w:hAnsi="Times New Roman" w:cs="Times New Roman"/>
          <w:sz w:val="24"/>
          <w:szCs w:val="24"/>
        </w:rPr>
        <w:t xml:space="preserve">soldered together and </w:t>
      </w:r>
      <w:r w:rsidR="00C14757">
        <w:rPr>
          <w:rFonts w:ascii="Times New Roman" w:eastAsia="Times New Roman" w:hAnsi="Times New Roman" w:cs="Times New Roman"/>
          <w:sz w:val="24"/>
          <w:szCs w:val="24"/>
        </w:rPr>
        <w:t xml:space="preserve">sandwiched between </w:t>
      </w:r>
      <w:r w:rsidR="002D7C93">
        <w:rPr>
          <w:rFonts w:ascii="Times New Roman" w:eastAsia="Times New Roman" w:hAnsi="Times New Roman" w:cs="Times New Roman"/>
          <w:sz w:val="24"/>
          <w:szCs w:val="24"/>
        </w:rPr>
        <w:t>copper tape</w:t>
      </w:r>
      <w:r w:rsidR="00C14757">
        <w:rPr>
          <w:rFonts w:ascii="Times New Roman" w:eastAsia="Times New Roman" w:hAnsi="Times New Roman" w:cs="Times New Roman"/>
          <w:sz w:val="24"/>
          <w:szCs w:val="24"/>
        </w:rPr>
        <w:t xml:space="preserve">s </w:t>
      </w:r>
      <w:r w:rsidR="007162E6">
        <w:rPr>
          <w:rFonts w:ascii="Times New Roman" w:eastAsia="Times New Roman" w:hAnsi="Times New Roman" w:cs="Times New Roman"/>
          <w:sz w:val="24"/>
          <w:szCs w:val="24"/>
        </w:rPr>
        <w:t>as shown in (b)</w:t>
      </w:r>
      <w:r w:rsidR="002D7C93">
        <w:rPr>
          <w:rFonts w:ascii="Times New Roman" w:eastAsia="Times New Roman" w:hAnsi="Times New Roman" w:cs="Times New Roman"/>
          <w:sz w:val="24"/>
          <w:szCs w:val="24"/>
        </w:rPr>
        <w:t xml:space="preserve">. </w:t>
      </w:r>
      <w:r w:rsidR="0018531B">
        <w:rPr>
          <w:rFonts w:ascii="Times New Roman" w:eastAsia="Times New Roman" w:hAnsi="Times New Roman" w:cs="Times New Roman"/>
          <w:sz w:val="24"/>
          <w:szCs w:val="24"/>
        </w:rPr>
        <w:t xml:space="preserve">The voltage </w:t>
      </w:r>
      <w:r w:rsidR="00E70898">
        <w:rPr>
          <w:rFonts w:ascii="Times New Roman" w:eastAsia="Times New Roman" w:hAnsi="Times New Roman" w:cs="Times New Roman"/>
          <w:sz w:val="24"/>
          <w:szCs w:val="24"/>
        </w:rPr>
        <w:t xml:space="preserve">developed by this temperature difference </w:t>
      </w:r>
      <w:r w:rsidR="00FF6584">
        <w:rPr>
          <w:rFonts w:ascii="Times New Roman" w:eastAsia="Times New Roman" w:hAnsi="Times New Roman" w:cs="Times New Roman"/>
          <w:sz w:val="24"/>
          <w:szCs w:val="24"/>
        </w:rPr>
        <w:t>was</w:t>
      </w:r>
      <w:r w:rsidR="00E70898">
        <w:rPr>
          <w:rFonts w:ascii="Times New Roman" w:eastAsia="Times New Roman" w:hAnsi="Times New Roman" w:cs="Times New Roman"/>
          <w:sz w:val="24"/>
          <w:szCs w:val="24"/>
        </w:rPr>
        <w:t xml:space="preserve"> measured between the two </w:t>
      </w:r>
      <w:proofErr w:type="spellStart"/>
      <w:r w:rsidR="00E70898">
        <w:rPr>
          <w:rFonts w:ascii="Times New Roman" w:eastAsia="Times New Roman" w:hAnsi="Times New Roman" w:cs="Times New Roman"/>
          <w:sz w:val="24"/>
          <w:szCs w:val="24"/>
        </w:rPr>
        <w:t>Alumel</w:t>
      </w:r>
      <w:proofErr w:type="spellEnd"/>
      <w:r w:rsidR="00E70898">
        <w:rPr>
          <w:rFonts w:ascii="Times New Roman" w:eastAsia="Times New Roman" w:hAnsi="Times New Roman" w:cs="Times New Roman"/>
          <w:sz w:val="24"/>
          <w:szCs w:val="24"/>
        </w:rPr>
        <w:t xml:space="preserve"> wires </w:t>
      </w:r>
      <w:r w:rsidR="00AF5A1D">
        <w:rPr>
          <w:rFonts w:ascii="Times New Roman" w:eastAsia="Times New Roman" w:hAnsi="Times New Roman" w:cs="Times New Roman"/>
          <w:sz w:val="24"/>
          <w:szCs w:val="24"/>
        </w:rPr>
        <w:t xml:space="preserve">through A1 </w:t>
      </w:r>
      <w:r w:rsidR="00E70898">
        <w:rPr>
          <w:rFonts w:ascii="Times New Roman" w:eastAsia="Times New Roman" w:hAnsi="Times New Roman" w:cs="Times New Roman"/>
          <w:sz w:val="24"/>
          <w:szCs w:val="24"/>
        </w:rPr>
        <w:t xml:space="preserve">after being amplified by another thermocouple amplifier, </w:t>
      </w:r>
      <w:proofErr w:type="spellStart"/>
      <w:r w:rsidR="00E70898">
        <w:rPr>
          <w:rFonts w:ascii="Times New Roman" w:eastAsia="Times New Roman" w:hAnsi="Times New Roman" w:cs="Times New Roman"/>
          <w:sz w:val="24"/>
          <w:szCs w:val="24"/>
        </w:rPr>
        <w:t>AmpV</w:t>
      </w:r>
      <w:proofErr w:type="spellEnd"/>
      <w:r w:rsidR="00AF5A1D">
        <w:rPr>
          <w:rFonts w:ascii="Times New Roman" w:eastAsia="Times New Roman" w:hAnsi="Times New Roman" w:cs="Times New Roman"/>
          <w:sz w:val="24"/>
          <w:szCs w:val="24"/>
        </w:rPr>
        <w:t xml:space="preserve">. </w:t>
      </w:r>
      <w:r w:rsidR="00E70898">
        <w:rPr>
          <w:rFonts w:ascii="Times New Roman" w:eastAsia="Times New Roman" w:hAnsi="Times New Roman" w:cs="Times New Roman"/>
          <w:sz w:val="24"/>
          <w:szCs w:val="24"/>
        </w:rPr>
        <w:t xml:space="preserve">D6 </w:t>
      </w:r>
      <w:r w:rsidR="00FF6584">
        <w:rPr>
          <w:rFonts w:ascii="Times New Roman" w:eastAsia="Times New Roman" w:hAnsi="Times New Roman" w:cs="Times New Roman"/>
          <w:sz w:val="24"/>
          <w:szCs w:val="24"/>
        </w:rPr>
        <w:t>was</w:t>
      </w:r>
      <w:r w:rsidR="00AF5A1D">
        <w:rPr>
          <w:rFonts w:ascii="Times New Roman" w:eastAsia="Times New Roman" w:hAnsi="Times New Roman" w:cs="Times New Roman"/>
          <w:sz w:val="24"/>
          <w:szCs w:val="24"/>
        </w:rPr>
        <w:t xml:space="preserve"> used to </w:t>
      </w:r>
      <w:r w:rsidR="009757CE">
        <w:rPr>
          <w:rFonts w:ascii="Times New Roman" w:eastAsia="Times New Roman" w:hAnsi="Times New Roman" w:cs="Times New Roman"/>
          <w:sz w:val="24"/>
          <w:szCs w:val="24"/>
        </w:rPr>
        <w:t>apply 5</w:t>
      </w:r>
      <w:r w:rsidR="00492EC1">
        <w:rPr>
          <w:rFonts w:ascii="Times New Roman" w:eastAsia="Times New Roman" w:hAnsi="Times New Roman" w:cs="Times New Roman"/>
          <w:sz w:val="24"/>
          <w:szCs w:val="24"/>
        </w:rPr>
        <w:t xml:space="preserve"> </w:t>
      </w:r>
      <w:r w:rsidR="009757CE">
        <w:rPr>
          <w:rFonts w:ascii="Times New Roman" w:eastAsia="Times New Roman" w:hAnsi="Times New Roman" w:cs="Times New Roman"/>
          <w:sz w:val="24"/>
          <w:szCs w:val="24"/>
        </w:rPr>
        <w:t xml:space="preserve">V </w:t>
      </w:r>
      <w:r w:rsidR="00AF5A1D">
        <w:rPr>
          <w:rFonts w:ascii="Times New Roman" w:eastAsia="Times New Roman" w:hAnsi="Times New Roman" w:cs="Times New Roman"/>
          <w:sz w:val="24"/>
          <w:szCs w:val="24"/>
        </w:rPr>
        <w:t xml:space="preserve">between the two copper tapes on the upper corners of the sample </w:t>
      </w:r>
      <w:r w:rsidR="009757CE">
        <w:rPr>
          <w:rFonts w:ascii="Times New Roman" w:eastAsia="Times New Roman" w:hAnsi="Times New Roman" w:cs="Times New Roman"/>
          <w:sz w:val="24"/>
          <w:szCs w:val="24"/>
        </w:rPr>
        <w:t xml:space="preserve">for resistance (conductivity) measurement of the sample: the electric current </w:t>
      </w:r>
      <w:r w:rsidR="00FF6584">
        <w:rPr>
          <w:rFonts w:ascii="Times New Roman" w:eastAsia="Times New Roman" w:hAnsi="Times New Roman" w:cs="Times New Roman"/>
          <w:sz w:val="24"/>
          <w:szCs w:val="24"/>
        </w:rPr>
        <w:t>was</w:t>
      </w:r>
      <w:r w:rsidR="009757CE">
        <w:rPr>
          <w:rFonts w:ascii="Times New Roman" w:eastAsia="Times New Roman" w:hAnsi="Times New Roman" w:cs="Times New Roman"/>
          <w:sz w:val="24"/>
          <w:szCs w:val="24"/>
        </w:rPr>
        <w:t xml:space="preserve"> determined by measuring the voltage across </w:t>
      </w:r>
      <w:r w:rsidR="009757CE">
        <w:rPr>
          <w:rFonts w:ascii="Times New Roman" w:eastAsia="Times New Roman" w:hAnsi="Times New Roman" w:cs="Times New Roman"/>
          <w:sz w:val="24"/>
          <w:szCs w:val="24"/>
        </w:rPr>
        <w:lastRenderedPageBreak/>
        <w:t xml:space="preserve">R2 through A4, and the voltage across the sample </w:t>
      </w:r>
      <w:r w:rsidR="00FF6584">
        <w:rPr>
          <w:rFonts w:ascii="Times New Roman" w:eastAsia="Times New Roman" w:hAnsi="Times New Roman" w:cs="Times New Roman"/>
          <w:sz w:val="24"/>
          <w:szCs w:val="24"/>
        </w:rPr>
        <w:t>was</w:t>
      </w:r>
      <w:r w:rsidR="009757CE">
        <w:rPr>
          <w:rFonts w:ascii="Times New Roman" w:eastAsia="Times New Roman" w:hAnsi="Times New Roman" w:cs="Times New Roman"/>
          <w:sz w:val="24"/>
          <w:szCs w:val="24"/>
        </w:rPr>
        <w:t xml:space="preserve"> measured via A3 and A5 between the copper tapes on the </w:t>
      </w:r>
      <w:r w:rsidR="00492EC1">
        <w:rPr>
          <w:rFonts w:ascii="Times New Roman" w:eastAsia="Times New Roman" w:hAnsi="Times New Roman" w:cs="Times New Roman"/>
          <w:sz w:val="24"/>
          <w:szCs w:val="24"/>
        </w:rPr>
        <w:t>bottom</w:t>
      </w:r>
      <w:r w:rsidR="009757CE">
        <w:rPr>
          <w:rFonts w:ascii="Times New Roman" w:eastAsia="Times New Roman" w:hAnsi="Times New Roman" w:cs="Times New Roman"/>
          <w:sz w:val="24"/>
          <w:szCs w:val="24"/>
        </w:rPr>
        <w:t xml:space="preserve"> corners of the sample. R1 and R2 </w:t>
      </w:r>
      <w:r w:rsidR="00FF6584">
        <w:rPr>
          <w:rFonts w:ascii="Times New Roman" w:eastAsia="Times New Roman" w:hAnsi="Times New Roman" w:cs="Times New Roman"/>
          <w:sz w:val="24"/>
          <w:szCs w:val="24"/>
        </w:rPr>
        <w:t>were</w:t>
      </w:r>
      <w:r w:rsidR="009757CE">
        <w:rPr>
          <w:rFonts w:ascii="Times New Roman" w:eastAsia="Times New Roman" w:hAnsi="Times New Roman" w:cs="Times New Roman"/>
          <w:sz w:val="24"/>
          <w:szCs w:val="24"/>
        </w:rPr>
        <w:t xml:space="preserve"> used as part of the resistance measurement. R3 and R4 </w:t>
      </w:r>
      <w:r w:rsidR="00FF6584">
        <w:rPr>
          <w:rFonts w:ascii="Times New Roman" w:eastAsia="Times New Roman" w:hAnsi="Times New Roman" w:cs="Times New Roman"/>
          <w:sz w:val="24"/>
          <w:szCs w:val="24"/>
        </w:rPr>
        <w:t>were</w:t>
      </w:r>
      <w:r w:rsidR="009757CE">
        <w:rPr>
          <w:rFonts w:ascii="Times New Roman" w:eastAsia="Times New Roman" w:hAnsi="Times New Roman" w:cs="Times New Roman"/>
          <w:sz w:val="24"/>
          <w:szCs w:val="24"/>
        </w:rPr>
        <w:t xml:space="preserve"> used just to lower </w:t>
      </w:r>
      <w:r w:rsidR="006E4E09">
        <w:rPr>
          <w:rFonts w:ascii="Times New Roman" w:eastAsia="Times New Roman" w:hAnsi="Times New Roman" w:cs="Times New Roman"/>
          <w:sz w:val="24"/>
          <w:szCs w:val="24"/>
        </w:rPr>
        <w:t xml:space="preserve">electrical </w:t>
      </w:r>
      <w:r w:rsidR="00FF6584">
        <w:rPr>
          <w:rFonts w:ascii="Times New Roman" w:eastAsia="Times New Roman" w:hAnsi="Times New Roman" w:cs="Times New Roman"/>
          <w:sz w:val="24"/>
          <w:szCs w:val="24"/>
        </w:rPr>
        <w:t>noise and</w:t>
      </w:r>
      <w:r w:rsidR="00B571FD">
        <w:rPr>
          <w:rFonts w:ascii="Times New Roman" w:eastAsia="Times New Roman" w:hAnsi="Times New Roman" w:cs="Times New Roman"/>
          <w:sz w:val="24"/>
          <w:szCs w:val="24"/>
        </w:rPr>
        <w:t xml:space="preserve"> could be removed (shorted) without </w:t>
      </w:r>
      <w:r w:rsidR="00346CA1">
        <w:rPr>
          <w:rFonts w:ascii="Times New Roman" w:eastAsia="Times New Roman" w:hAnsi="Times New Roman" w:cs="Times New Roman"/>
          <w:sz w:val="24"/>
          <w:szCs w:val="24"/>
        </w:rPr>
        <w:t>noticeable</w:t>
      </w:r>
      <w:r w:rsidR="00B571FD">
        <w:rPr>
          <w:rFonts w:ascii="Times New Roman" w:eastAsia="Times New Roman" w:hAnsi="Times New Roman" w:cs="Times New Roman"/>
          <w:sz w:val="24"/>
          <w:szCs w:val="24"/>
        </w:rPr>
        <w:t xml:space="preserve"> difference</w:t>
      </w:r>
      <w:r w:rsidR="006E4E09">
        <w:rPr>
          <w:rFonts w:ascii="Times New Roman" w:eastAsia="Times New Roman" w:hAnsi="Times New Roman" w:cs="Times New Roman"/>
          <w:sz w:val="24"/>
          <w:szCs w:val="24"/>
        </w:rPr>
        <w:t xml:space="preserve">. </w:t>
      </w:r>
      <w:r w:rsidR="006F593C">
        <w:rPr>
          <w:rFonts w:ascii="Times New Roman" w:eastAsia="Times New Roman" w:hAnsi="Times New Roman" w:cs="Times New Roman"/>
          <w:sz w:val="24"/>
          <w:szCs w:val="24"/>
        </w:rPr>
        <w:t>An</w:t>
      </w:r>
      <w:r w:rsidR="00F15265">
        <w:rPr>
          <w:rFonts w:ascii="Times New Roman" w:eastAsia="Times New Roman" w:hAnsi="Times New Roman" w:cs="Times New Roman"/>
          <w:sz w:val="24"/>
          <w:szCs w:val="24"/>
        </w:rPr>
        <w:t>o</w:t>
      </w:r>
      <w:r w:rsidR="006F593C">
        <w:rPr>
          <w:rFonts w:ascii="Times New Roman" w:eastAsia="Times New Roman" w:hAnsi="Times New Roman" w:cs="Times New Roman"/>
          <w:sz w:val="24"/>
          <w:szCs w:val="24"/>
        </w:rPr>
        <w:t>ther MOSFET transistor (</w:t>
      </w:r>
      <w:proofErr w:type="spellStart"/>
      <w:r w:rsidR="006E4E09">
        <w:rPr>
          <w:rFonts w:ascii="Times New Roman" w:eastAsia="Times New Roman" w:hAnsi="Times New Roman" w:cs="Times New Roman"/>
          <w:sz w:val="24"/>
          <w:szCs w:val="24"/>
        </w:rPr>
        <w:t>Tr</w:t>
      </w:r>
      <w:r w:rsidR="00B571FD">
        <w:rPr>
          <w:rFonts w:ascii="Times New Roman" w:eastAsia="Times New Roman" w:hAnsi="Times New Roman" w:cs="Times New Roman"/>
          <w:sz w:val="24"/>
          <w:szCs w:val="24"/>
        </w:rPr>
        <w:t>R</w:t>
      </w:r>
      <w:proofErr w:type="spellEnd"/>
      <w:r w:rsidR="006F593C">
        <w:rPr>
          <w:rFonts w:ascii="Times New Roman" w:eastAsia="Times New Roman" w:hAnsi="Times New Roman" w:cs="Times New Roman"/>
          <w:sz w:val="24"/>
          <w:szCs w:val="24"/>
        </w:rPr>
        <w:t>)</w:t>
      </w:r>
      <w:r w:rsidR="006E4E09">
        <w:rPr>
          <w:rFonts w:ascii="Times New Roman" w:eastAsia="Times New Roman" w:hAnsi="Times New Roman" w:cs="Times New Roman"/>
          <w:sz w:val="24"/>
          <w:szCs w:val="24"/>
        </w:rPr>
        <w:t xml:space="preserve"> </w:t>
      </w:r>
      <w:r w:rsidR="00FF6584">
        <w:rPr>
          <w:rFonts w:ascii="Times New Roman" w:eastAsia="Times New Roman" w:hAnsi="Times New Roman" w:cs="Times New Roman"/>
          <w:sz w:val="24"/>
          <w:szCs w:val="24"/>
        </w:rPr>
        <w:t>was</w:t>
      </w:r>
      <w:r w:rsidR="006E4E09">
        <w:rPr>
          <w:rFonts w:ascii="Times New Roman" w:eastAsia="Times New Roman" w:hAnsi="Times New Roman" w:cs="Times New Roman"/>
          <w:sz w:val="24"/>
          <w:szCs w:val="24"/>
        </w:rPr>
        <w:t xml:space="preserve"> used to </w:t>
      </w:r>
      <w:r w:rsidR="00901A18">
        <w:rPr>
          <w:rFonts w:ascii="Times New Roman" w:eastAsia="Times New Roman" w:hAnsi="Times New Roman" w:cs="Times New Roman"/>
          <w:sz w:val="24"/>
          <w:szCs w:val="24"/>
        </w:rPr>
        <w:t xml:space="preserve">isolate </w:t>
      </w:r>
      <w:r w:rsidR="006E4E09">
        <w:rPr>
          <w:rFonts w:ascii="Times New Roman" w:eastAsia="Times New Roman" w:hAnsi="Times New Roman" w:cs="Times New Roman"/>
          <w:sz w:val="24"/>
          <w:szCs w:val="24"/>
        </w:rPr>
        <w:t xml:space="preserve">the resistance measurement circuitry from the sample during the Seebeck </w:t>
      </w:r>
      <w:r w:rsidR="00901A18">
        <w:rPr>
          <w:rFonts w:ascii="Times New Roman" w:eastAsia="Times New Roman" w:hAnsi="Times New Roman" w:cs="Times New Roman"/>
          <w:sz w:val="24"/>
          <w:szCs w:val="24"/>
        </w:rPr>
        <w:t xml:space="preserve">coefficient </w:t>
      </w:r>
      <w:r w:rsidR="006E4E09">
        <w:rPr>
          <w:rFonts w:ascii="Times New Roman" w:eastAsia="Times New Roman" w:hAnsi="Times New Roman" w:cs="Times New Roman"/>
          <w:sz w:val="24"/>
          <w:szCs w:val="24"/>
        </w:rPr>
        <w:t xml:space="preserve">measurement. </w:t>
      </w:r>
      <w:r w:rsidR="00492EC1">
        <w:rPr>
          <w:rFonts w:ascii="Times New Roman" w:eastAsia="Times New Roman" w:hAnsi="Times New Roman" w:cs="Times New Roman"/>
          <w:sz w:val="24"/>
          <w:szCs w:val="24"/>
        </w:rPr>
        <w:t xml:space="preserve">Also note that </w:t>
      </w:r>
      <w:r w:rsidR="007162E6">
        <w:rPr>
          <w:rFonts w:ascii="Times New Roman" w:eastAsia="Times New Roman" w:hAnsi="Times New Roman" w:cs="Times New Roman"/>
          <w:sz w:val="24"/>
          <w:szCs w:val="24"/>
        </w:rPr>
        <w:t xml:space="preserve">in the circuit diagram (a), </w:t>
      </w:r>
      <w:r w:rsidR="00DE2740">
        <w:rPr>
          <w:rFonts w:ascii="Times New Roman" w:eastAsia="Times New Roman" w:hAnsi="Times New Roman" w:cs="Times New Roman"/>
          <w:sz w:val="24"/>
          <w:szCs w:val="24"/>
        </w:rPr>
        <w:t>the ground of the three amplifiers (</w:t>
      </w:r>
      <w:proofErr w:type="spellStart"/>
      <w:r w:rsidR="00DE2740">
        <w:rPr>
          <w:rFonts w:ascii="Times New Roman" w:eastAsia="Times New Roman" w:hAnsi="Times New Roman" w:cs="Times New Roman"/>
          <w:sz w:val="24"/>
          <w:szCs w:val="24"/>
        </w:rPr>
        <w:t>AmpH</w:t>
      </w:r>
      <w:proofErr w:type="spellEnd"/>
      <w:r w:rsidR="00DE2740">
        <w:rPr>
          <w:rFonts w:ascii="Times New Roman" w:eastAsia="Times New Roman" w:hAnsi="Times New Roman" w:cs="Times New Roman"/>
          <w:sz w:val="24"/>
          <w:szCs w:val="24"/>
        </w:rPr>
        <w:t xml:space="preserve">, </w:t>
      </w:r>
      <w:proofErr w:type="spellStart"/>
      <w:r w:rsidR="00DE2740">
        <w:rPr>
          <w:rFonts w:ascii="Times New Roman" w:eastAsia="Times New Roman" w:hAnsi="Times New Roman" w:cs="Times New Roman"/>
          <w:sz w:val="24"/>
          <w:szCs w:val="24"/>
        </w:rPr>
        <w:t>AmpV</w:t>
      </w:r>
      <w:proofErr w:type="spellEnd"/>
      <w:r w:rsidR="00DE2740">
        <w:rPr>
          <w:rFonts w:ascii="Times New Roman" w:eastAsia="Times New Roman" w:hAnsi="Times New Roman" w:cs="Times New Roman"/>
          <w:sz w:val="24"/>
          <w:szCs w:val="24"/>
        </w:rPr>
        <w:t xml:space="preserve">, and </w:t>
      </w:r>
      <w:proofErr w:type="spellStart"/>
      <w:r w:rsidR="00DE2740">
        <w:rPr>
          <w:rFonts w:ascii="Times New Roman" w:eastAsia="Times New Roman" w:hAnsi="Times New Roman" w:cs="Times New Roman"/>
          <w:sz w:val="24"/>
          <w:szCs w:val="24"/>
        </w:rPr>
        <w:t>AmpC</w:t>
      </w:r>
      <w:proofErr w:type="spellEnd"/>
      <w:r w:rsidR="00DE2740">
        <w:rPr>
          <w:rFonts w:ascii="Times New Roman" w:eastAsia="Times New Roman" w:hAnsi="Times New Roman" w:cs="Times New Roman"/>
          <w:sz w:val="24"/>
          <w:szCs w:val="24"/>
        </w:rPr>
        <w:t xml:space="preserve">) on the left side </w:t>
      </w:r>
      <w:r w:rsidR="00FF6584">
        <w:rPr>
          <w:rFonts w:ascii="Times New Roman" w:eastAsia="Times New Roman" w:hAnsi="Times New Roman" w:cs="Times New Roman"/>
          <w:sz w:val="24"/>
          <w:szCs w:val="24"/>
        </w:rPr>
        <w:t>was</w:t>
      </w:r>
      <w:r w:rsidR="00DE2740">
        <w:rPr>
          <w:rFonts w:ascii="Times New Roman" w:eastAsia="Times New Roman" w:hAnsi="Times New Roman" w:cs="Times New Roman"/>
          <w:sz w:val="24"/>
          <w:szCs w:val="24"/>
        </w:rPr>
        <w:t xml:space="preserve"> not directly shared with the noisy (digital) circuitry on the right: we found that this helps reduce the </w:t>
      </w:r>
      <w:del w:id="44" w:author="Alex Oh" w:date="2025-07-03T14:39:00Z" w16du:dateUtc="2025-07-03T18:39:00Z">
        <w:r w:rsidR="00DE2740" w:rsidDel="0035570A">
          <w:rPr>
            <w:rFonts w:ascii="Times New Roman" w:eastAsia="Times New Roman" w:hAnsi="Times New Roman" w:cs="Times New Roman"/>
            <w:sz w:val="24"/>
            <w:szCs w:val="24"/>
          </w:rPr>
          <w:delText xml:space="preserve">electric </w:delText>
        </w:r>
      </w:del>
      <w:ins w:id="45" w:author="Alex Oh" w:date="2025-07-03T14:39:00Z" w16du:dateUtc="2025-07-03T18:39:00Z">
        <w:r w:rsidR="0035570A">
          <w:rPr>
            <w:rFonts w:ascii="Times New Roman" w:eastAsia="Times New Roman" w:hAnsi="Times New Roman" w:cs="Times New Roman"/>
            <w:sz w:val="24"/>
            <w:szCs w:val="24"/>
          </w:rPr>
          <w:t>electrical</w:t>
        </w:r>
        <w:r w:rsidR="0035570A">
          <w:rPr>
            <w:rFonts w:ascii="Times New Roman" w:eastAsia="Times New Roman" w:hAnsi="Times New Roman" w:cs="Times New Roman"/>
            <w:sz w:val="24"/>
            <w:szCs w:val="24"/>
          </w:rPr>
          <w:t xml:space="preserve"> </w:t>
        </w:r>
      </w:ins>
      <w:r w:rsidR="00DE2740">
        <w:rPr>
          <w:rFonts w:ascii="Times New Roman" w:eastAsia="Times New Roman" w:hAnsi="Times New Roman" w:cs="Times New Roman"/>
          <w:sz w:val="24"/>
          <w:szCs w:val="24"/>
        </w:rPr>
        <w:t xml:space="preserve">noise of the small signals. </w:t>
      </w:r>
      <w:r w:rsidR="009757CE">
        <w:rPr>
          <w:rFonts w:ascii="Times New Roman" w:eastAsia="Times New Roman" w:hAnsi="Times New Roman" w:cs="Times New Roman"/>
          <w:sz w:val="24"/>
          <w:szCs w:val="24"/>
        </w:rPr>
        <w:t xml:space="preserve">Details of the measurement protocol can be found in the main text. </w:t>
      </w:r>
      <w:r w:rsidRPr="00995F62">
        <w:rPr>
          <w:rFonts w:ascii="Times New Roman" w:eastAsia="Times New Roman" w:hAnsi="Times New Roman" w:cs="Times New Roman"/>
          <w:sz w:val="24"/>
          <w:szCs w:val="24"/>
        </w:rPr>
        <w:t xml:space="preserve">Heat sinks for the transistors and heaters were also </w:t>
      </w:r>
      <w:r w:rsidR="00FF6584" w:rsidRPr="00995F62">
        <w:rPr>
          <w:rFonts w:ascii="Times New Roman" w:eastAsia="Times New Roman" w:hAnsi="Times New Roman" w:cs="Times New Roman"/>
          <w:sz w:val="24"/>
          <w:szCs w:val="24"/>
        </w:rPr>
        <w:t>used but</w:t>
      </w:r>
      <w:r w:rsidRPr="00995F62">
        <w:rPr>
          <w:rFonts w:ascii="Times New Roman" w:eastAsia="Times New Roman" w:hAnsi="Times New Roman" w:cs="Times New Roman"/>
          <w:sz w:val="24"/>
          <w:szCs w:val="24"/>
        </w:rPr>
        <w:t xml:space="preserve"> are not shown</w:t>
      </w:r>
      <w:r w:rsidR="00DB597E">
        <w:rPr>
          <w:rFonts w:ascii="Times New Roman" w:eastAsia="Times New Roman" w:hAnsi="Times New Roman" w:cs="Times New Roman"/>
          <w:sz w:val="24"/>
          <w:szCs w:val="24"/>
        </w:rPr>
        <w:t xml:space="preserve"> here</w:t>
      </w:r>
      <w:r w:rsidRPr="00995F62">
        <w:rPr>
          <w:rFonts w:ascii="Times New Roman" w:eastAsia="Times New Roman" w:hAnsi="Times New Roman" w:cs="Times New Roman"/>
          <w:sz w:val="24"/>
          <w:szCs w:val="24"/>
        </w:rPr>
        <w:t>.</w:t>
      </w:r>
    </w:p>
    <w:p w14:paraId="371A1B90" w14:textId="77777777" w:rsidR="00583941" w:rsidDel="003E542D" w:rsidRDefault="00583941" w:rsidP="003E542D">
      <w:pPr>
        <w:spacing w:line="480" w:lineRule="auto"/>
        <w:jc w:val="both"/>
        <w:rPr>
          <w:del w:id="46" w:author="Alex Oh" w:date="2025-07-03T14:42:00Z" w16du:dateUtc="2025-07-03T18:42:00Z"/>
          <w:rFonts w:ascii="Times New Roman" w:eastAsia="Times New Roman" w:hAnsi="Times New Roman" w:cs="Times New Roman"/>
          <w:sz w:val="24"/>
          <w:szCs w:val="24"/>
        </w:rPr>
        <w:pPrChange w:id="47" w:author="Alex Oh" w:date="2025-07-03T14:42:00Z" w16du:dateUtc="2025-07-03T18:42:00Z">
          <w:pPr>
            <w:spacing w:line="480" w:lineRule="auto"/>
            <w:ind w:left="360" w:hanging="360"/>
            <w:jc w:val="both"/>
          </w:pPr>
        </w:pPrChange>
      </w:pPr>
    </w:p>
    <w:p w14:paraId="755C2C7C" w14:textId="77777777" w:rsidR="00253031" w:rsidRDefault="00253031" w:rsidP="003E542D">
      <w:pPr>
        <w:spacing w:line="480" w:lineRule="auto"/>
        <w:jc w:val="both"/>
        <w:rPr>
          <w:rFonts w:ascii="Times New Roman" w:eastAsia="Times New Roman" w:hAnsi="Times New Roman" w:cs="Times New Roman"/>
          <w:sz w:val="24"/>
          <w:szCs w:val="24"/>
        </w:rPr>
        <w:pPrChange w:id="48" w:author="Alex Oh" w:date="2025-07-03T14:42:00Z" w16du:dateUtc="2025-07-03T18:42:00Z">
          <w:pPr>
            <w:spacing w:line="480" w:lineRule="auto"/>
            <w:ind w:left="360" w:hanging="360"/>
            <w:jc w:val="both"/>
          </w:pPr>
        </w:pPrChange>
      </w:pPr>
    </w:p>
    <w:p w14:paraId="254A35FA" w14:textId="77777777" w:rsidR="00253031" w:rsidRPr="00995F62" w:rsidRDefault="00253031" w:rsidP="00253031">
      <w:pPr>
        <w:spacing w:line="480" w:lineRule="auto"/>
        <w:jc w:val="center"/>
        <w:rPr>
          <w:rFonts w:ascii="Times New Roman" w:eastAsia="Times New Roman" w:hAnsi="Times New Roman" w:cs="Times New Roman"/>
          <w:sz w:val="24"/>
          <w:szCs w:val="24"/>
        </w:rPr>
      </w:pPr>
      <w:r w:rsidRPr="00995F62">
        <w:rPr>
          <w:rFonts w:ascii="Times New Roman" w:eastAsia="Times New Roman" w:hAnsi="Times New Roman" w:cs="Times New Roman"/>
          <w:noProof/>
          <w:sz w:val="24"/>
          <w:szCs w:val="24"/>
          <w:lang w:val="en-US"/>
        </w:rPr>
        <w:drawing>
          <wp:inline distT="114300" distB="114300" distL="114300" distR="114300" wp14:anchorId="0EE5BB40" wp14:editId="3722E099">
            <wp:extent cx="4262438" cy="3196828"/>
            <wp:effectExtent l="0" t="0" r="0" b="0"/>
            <wp:docPr id="5" name="image2.png" descr="A circuit board with wires&#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2.png" descr="A circuit board with wires&#10;&#10;AI-generated content may be incorrect."/>
                    <pic:cNvPicPr preferRelativeResize="0"/>
                  </pic:nvPicPr>
                  <pic:blipFill>
                    <a:blip r:embed="rId9"/>
                    <a:srcRect/>
                    <a:stretch>
                      <a:fillRect/>
                    </a:stretch>
                  </pic:blipFill>
                  <pic:spPr>
                    <a:xfrm>
                      <a:off x="0" y="0"/>
                      <a:ext cx="4262438" cy="3196828"/>
                    </a:xfrm>
                    <a:prstGeom prst="rect">
                      <a:avLst/>
                    </a:prstGeom>
                    <a:ln/>
                  </pic:spPr>
                </pic:pic>
              </a:graphicData>
            </a:graphic>
          </wp:inline>
        </w:drawing>
      </w:r>
    </w:p>
    <w:p w14:paraId="2B058C57" w14:textId="4D91DD88" w:rsidR="00253031" w:rsidRDefault="00253031" w:rsidP="00253031">
      <w:pPr>
        <w:spacing w:line="480" w:lineRule="auto"/>
        <w:jc w:val="both"/>
        <w:rPr>
          <w:rFonts w:ascii="Times New Roman" w:eastAsia="Times New Roman" w:hAnsi="Times New Roman" w:cs="Times New Roman"/>
          <w:sz w:val="24"/>
          <w:szCs w:val="24"/>
        </w:rPr>
      </w:pPr>
      <w:r w:rsidRPr="00995F62">
        <w:rPr>
          <w:rFonts w:ascii="Times New Roman" w:eastAsia="Times New Roman" w:hAnsi="Times New Roman" w:cs="Times New Roman"/>
          <w:b/>
          <w:sz w:val="24"/>
          <w:szCs w:val="24"/>
        </w:rPr>
        <w:t>Fig</w:t>
      </w:r>
      <w:r>
        <w:rPr>
          <w:rFonts w:ascii="Times New Roman" w:eastAsia="Times New Roman" w:hAnsi="Times New Roman" w:cs="Times New Roman"/>
          <w:b/>
          <w:sz w:val="24"/>
          <w:szCs w:val="24"/>
        </w:rPr>
        <w:t>.</w:t>
      </w:r>
      <w:r w:rsidRPr="00995F62">
        <w:rPr>
          <w:rFonts w:ascii="Times New Roman" w:eastAsia="Times New Roman" w:hAnsi="Times New Roman" w:cs="Times New Roman"/>
          <w:b/>
          <w:sz w:val="24"/>
          <w:szCs w:val="24"/>
        </w:rPr>
        <w:t xml:space="preserve"> 2. Photo of the setup.</w:t>
      </w:r>
      <w:r w:rsidRPr="00995F62">
        <w:rPr>
          <w:rFonts w:ascii="Times New Roman" w:eastAsia="Times New Roman" w:hAnsi="Times New Roman" w:cs="Times New Roman"/>
          <w:sz w:val="24"/>
          <w:szCs w:val="24"/>
        </w:rPr>
        <w:t xml:space="preserve"> Note that wires with sensitive signals</w:t>
      </w:r>
      <w:r w:rsidR="00452A6B">
        <w:rPr>
          <w:rFonts w:ascii="Times New Roman" w:eastAsia="Times New Roman" w:hAnsi="Times New Roman" w:cs="Times New Roman"/>
          <w:sz w:val="24"/>
          <w:szCs w:val="24"/>
        </w:rPr>
        <w:t xml:space="preserve"> such as</w:t>
      </w:r>
      <w:r w:rsidRPr="00995F62">
        <w:rPr>
          <w:rFonts w:ascii="Times New Roman" w:eastAsia="Times New Roman" w:hAnsi="Times New Roman" w:cs="Times New Roman"/>
          <w:sz w:val="24"/>
          <w:szCs w:val="24"/>
        </w:rPr>
        <w:t xml:space="preserve"> the thermocouple wires, </w:t>
      </w:r>
      <w:r w:rsidR="00F80A78">
        <w:rPr>
          <w:rFonts w:ascii="Times New Roman" w:eastAsia="Times New Roman" w:hAnsi="Times New Roman" w:cs="Times New Roman"/>
          <w:sz w:val="24"/>
          <w:szCs w:val="24"/>
        </w:rPr>
        <w:t xml:space="preserve">or </w:t>
      </w:r>
      <w:r w:rsidR="006F6687">
        <w:rPr>
          <w:rFonts w:ascii="Times New Roman" w:eastAsia="Times New Roman" w:hAnsi="Times New Roman" w:cs="Times New Roman"/>
          <w:sz w:val="24"/>
          <w:szCs w:val="24"/>
        </w:rPr>
        <w:t xml:space="preserve">with </w:t>
      </w:r>
      <w:r w:rsidRPr="00995F62">
        <w:rPr>
          <w:rFonts w:ascii="Times New Roman" w:eastAsia="Times New Roman" w:hAnsi="Times New Roman" w:cs="Times New Roman"/>
          <w:sz w:val="24"/>
          <w:szCs w:val="24"/>
        </w:rPr>
        <w:t>large currents</w:t>
      </w:r>
      <w:r>
        <w:rPr>
          <w:rFonts w:ascii="Times New Roman" w:eastAsia="Times New Roman" w:hAnsi="Times New Roman" w:cs="Times New Roman"/>
          <w:sz w:val="24"/>
          <w:szCs w:val="24"/>
        </w:rPr>
        <w:t xml:space="preserve"> (for the heaters)</w:t>
      </w:r>
      <w:r w:rsidRPr="00995F62">
        <w:rPr>
          <w:rFonts w:ascii="Times New Roman" w:eastAsia="Times New Roman" w:hAnsi="Times New Roman" w:cs="Times New Roman"/>
          <w:sz w:val="24"/>
          <w:szCs w:val="24"/>
        </w:rPr>
        <w:t xml:space="preserve"> </w:t>
      </w:r>
      <w:r w:rsidR="00F80A78">
        <w:rPr>
          <w:rFonts w:ascii="Times New Roman" w:eastAsia="Times New Roman" w:hAnsi="Times New Roman" w:cs="Times New Roman"/>
          <w:sz w:val="24"/>
          <w:szCs w:val="24"/>
        </w:rPr>
        <w:t>are</w:t>
      </w:r>
      <w:r w:rsidRPr="00995F62">
        <w:rPr>
          <w:rFonts w:ascii="Times New Roman" w:eastAsia="Times New Roman" w:hAnsi="Times New Roman" w:cs="Times New Roman"/>
          <w:sz w:val="24"/>
          <w:szCs w:val="24"/>
        </w:rPr>
        <w:t xml:space="preserve"> twisted in pairs to minimize inductive noise pickup and noise generation, respectively.</w:t>
      </w:r>
      <w:r>
        <w:rPr>
          <w:rFonts w:ascii="Times New Roman" w:eastAsia="Times New Roman" w:hAnsi="Times New Roman" w:cs="Times New Roman"/>
          <w:sz w:val="24"/>
          <w:szCs w:val="24"/>
        </w:rPr>
        <w:t xml:space="preserve"> Without twisting wires, significant inductive noises </w:t>
      </w:r>
      <w:r w:rsidR="00C36CD2">
        <w:rPr>
          <w:rFonts w:ascii="Times New Roman" w:eastAsia="Times New Roman" w:hAnsi="Times New Roman" w:cs="Times New Roman"/>
          <w:sz w:val="24"/>
          <w:szCs w:val="24"/>
        </w:rPr>
        <w:t>could easily dominate the small thermoelectric voltages</w:t>
      </w:r>
      <w:r>
        <w:rPr>
          <w:rFonts w:ascii="Times New Roman" w:eastAsia="Times New Roman" w:hAnsi="Times New Roman" w:cs="Times New Roman"/>
          <w:sz w:val="24"/>
          <w:szCs w:val="24"/>
        </w:rPr>
        <w:t xml:space="preserve">. Note also that the sample area on the right is rotated </w:t>
      </w:r>
      <w:r>
        <w:rPr>
          <w:rFonts w:ascii="Times New Roman" w:eastAsia="Times New Roman" w:hAnsi="Times New Roman" w:cs="Times New Roman"/>
          <w:sz w:val="24"/>
          <w:szCs w:val="24"/>
        </w:rPr>
        <w:lastRenderedPageBreak/>
        <w:t>90˚ clockwise relative to the one shown in the circuit diagram of Fig. 1. This setup is designed for a square sample with a 10 × 10 mm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lateral size, surrounded by the blue thermal tape on the two heaters. In the photo, a dummy sample is placed in the sample area with face down, so the four copper tape contacts underneath the sample are not visible. During </w:t>
      </w:r>
      <w:r w:rsidR="00F80A78">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measurement, a rubber foot and a weight were placed on the back of the sample (see Fig. 5) to provide good electrical </w:t>
      </w:r>
      <w:proofErr w:type="gramStart"/>
      <w:r>
        <w:rPr>
          <w:rFonts w:ascii="Times New Roman" w:eastAsia="Times New Roman" w:hAnsi="Times New Roman" w:cs="Times New Roman"/>
          <w:sz w:val="24"/>
          <w:szCs w:val="24"/>
        </w:rPr>
        <w:t>contacts</w:t>
      </w:r>
      <w:proofErr w:type="gramEnd"/>
      <w:r>
        <w:rPr>
          <w:rFonts w:ascii="Times New Roman" w:eastAsia="Times New Roman" w:hAnsi="Times New Roman" w:cs="Times New Roman"/>
          <w:sz w:val="24"/>
          <w:szCs w:val="24"/>
        </w:rPr>
        <w:t xml:space="preserve"> between the sample and the copper tapes.      </w:t>
      </w:r>
    </w:p>
    <w:p w14:paraId="2A1B0659" w14:textId="77777777" w:rsidR="00253031" w:rsidRDefault="00253031" w:rsidP="00DB597E">
      <w:pPr>
        <w:spacing w:line="480" w:lineRule="auto"/>
        <w:ind w:left="360" w:hanging="360"/>
        <w:jc w:val="both"/>
        <w:rPr>
          <w:rFonts w:ascii="Times New Roman" w:eastAsia="Times New Roman" w:hAnsi="Times New Roman" w:cs="Times New Roman"/>
          <w:sz w:val="24"/>
          <w:szCs w:val="24"/>
        </w:rPr>
      </w:pPr>
    </w:p>
    <w:p w14:paraId="012C6F4F" w14:textId="4B370B24" w:rsidR="00205685" w:rsidRPr="00995F62" w:rsidRDefault="00DB597E" w:rsidP="00DB597E">
      <w:pPr>
        <w:pStyle w:val="ListParagraph"/>
        <w:numPr>
          <w:ilvl w:val="0"/>
          <w:numId w:val="6"/>
        </w:numPr>
        <w:adjustRightInd w:val="0"/>
        <w:snapToGrid w:val="0"/>
        <w:spacing w:line="480" w:lineRule="auto"/>
        <w:jc w:val="both"/>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 xml:space="preserve">Temperature </w:t>
      </w:r>
      <w:r w:rsidR="00296A9D">
        <w:rPr>
          <w:rFonts w:ascii="Times New Roman" w:eastAsia="Times New Roman" w:hAnsi="Times New Roman" w:cs="Times New Roman"/>
          <w:b/>
          <w:iCs/>
          <w:sz w:val="24"/>
          <w:szCs w:val="24"/>
        </w:rPr>
        <w:t>c</w:t>
      </w:r>
      <w:r>
        <w:rPr>
          <w:rFonts w:ascii="Times New Roman" w:eastAsia="Times New Roman" w:hAnsi="Times New Roman" w:cs="Times New Roman"/>
          <w:b/>
          <w:iCs/>
          <w:sz w:val="24"/>
          <w:szCs w:val="24"/>
        </w:rPr>
        <w:t>ontrol</w:t>
      </w:r>
    </w:p>
    <w:p w14:paraId="042B4731" w14:textId="738E68C4" w:rsidR="00537606" w:rsidRDefault="00046AF6" w:rsidP="00296A9D">
      <w:pPr>
        <w:spacing w:line="480" w:lineRule="auto"/>
        <w:ind w:firstLine="720"/>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t>To control and automate the temperature of the heaters, a PID controller was used. A PID controller, or Proportional-Integral-Derivative controller, is a commonly used negative feedback system that can keep a measured value close to a target value.</w:t>
      </w:r>
      <w:r w:rsidR="009A06E8">
        <w:rPr>
          <w:rFonts w:ascii="Times New Roman" w:eastAsia="Times New Roman" w:hAnsi="Times New Roman" w:cs="Times New Roman"/>
          <w:sz w:val="24"/>
          <w:szCs w:val="24"/>
        </w:rPr>
        <w:fldChar w:fldCharType="begin" w:fldLock="1"/>
      </w:r>
      <w:r w:rsidR="00E56620">
        <w:rPr>
          <w:rFonts w:ascii="Times New Roman" w:eastAsia="Times New Roman" w:hAnsi="Times New Roman" w:cs="Times New Roman"/>
          <w:sz w:val="24"/>
          <w:szCs w:val="24"/>
        </w:rPr>
        <w:instrText>ADDIN CSL_CITATION {"citationItems":[{"id":"ITEM-1","itemData":{"ISSN":"2180-1843","abstract":"Studies on temperature control systems have been continued until today even though it has already been well established due to its growingapplications in the industrial process, household appliance for cooling/heating, and etc. With a proper tools and a detailed study, a good control system can be designed to be robust and relatively free from instabilities. For this, LabVIEW and Arduino are recommended as tools for users to express their design creativity and implement ideas on creating systems for temperature control. This is useful for educational purposes especially for university students to use in their design projects. This paper proposes a PID control scheme implemented by using an Arduino microcontroller and Virtual Instrumentation (VI) software called LabVIEW for monitoring and controlling the temperature of a heating element which is sensed by thermocouple as the measuring device. The temperature is varied accordingly to the several setpoint, and error will be generated when the measured temperature does not reach the originally set point. Experimental results show that PID controller is capable to track and control the heater temperature towards the designated reference temperature. The small scale of this system and the ease of use allows Arduino to be practical in laboratory setting and also as a teaching platform for basic control programming.","author":[{"dropping-particle":"","family":"Asraf","given":"H Muhammad","non-dropping-particle":"","parse-names":false,"suffix":""},{"dropping-particle":"","family":"Dalila","given":"K A Nur","non-dropping-particle":"","parse-names":false,"suffix":""},{"dropping-particle":"","family":"Hakim","given":"A W Muhammad","non-dropping-particle":"","parse-names":false,"suffix":""},{"dropping-particle":"","family":"Muhammad","given":"R H","non-dropping-particle":"","parse-names":false,"suffix":""},{"dropping-particle":"","family":"Hon","given":"Faizzuan","non-dropping-particle":"","parse-names":false,"suffix":""}],"container-title":"Journal of Telecommunication, Electronic and Computer Engineering (JTEC)","id":"ITEM-1","issue":"1-5","issued":{"date-parts":[["2017","4","1"]]},"page":"53-57","title":"Development of Experimental Simulator via Arduino-based PID Temperature Control System using LabVIEW","type":"article-journal","volume":"9"},"uris":["http://www.mendeley.com/documents/?uuid=04ace065-f42f-38d0-bc46-67c402093e4e"]}],"mendeley":{"formattedCitation":"&lt;sup&gt;15&lt;/sup&gt;","plainTextFormattedCitation":"15","previouslyFormattedCitation":"&lt;sup&gt;15&lt;/sup&gt;"},"properties":{"noteIndex":0},"schema":"https://github.com/citation-style-language/schema/raw/master/csl-citation.json"}</w:instrText>
      </w:r>
      <w:r w:rsidR="009A06E8">
        <w:rPr>
          <w:rFonts w:ascii="Times New Roman" w:eastAsia="Times New Roman" w:hAnsi="Times New Roman" w:cs="Times New Roman"/>
          <w:sz w:val="24"/>
          <w:szCs w:val="24"/>
        </w:rPr>
        <w:fldChar w:fldCharType="separate"/>
      </w:r>
      <w:r w:rsidR="00E56620" w:rsidRPr="00E56620">
        <w:rPr>
          <w:rFonts w:ascii="Times New Roman" w:eastAsia="Times New Roman" w:hAnsi="Times New Roman" w:cs="Times New Roman"/>
          <w:noProof/>
          <w:sz w:val="24"/>
          <w:szCs w:val="24"/>
          <w:vertAlign w:val="superscript"/>
        </w:rPr>
        <w:t>15</w:t>
      </w:r>
      <w:r w:rsidR="009A06E8">
        <w:rPr>
          <w:rFonts w:ascii="Times New Roman" w:eastAsia="Times New Roman" w:hAnsi="Times New Roman" w:cs="Times New Roman"/>
          <w:sz w:val="24"/>
          <w:szCs w:val="24"/>
        </w:rPr>
        <w:fldChar w:fldCharType="end"/>
      </w:r>
      <w:r w:rsidRPr="00995F62">
        <w:rPr>
          <w:rFonts w:ascii="Times New Roman" w:eastAsia="Times New Roman" w:hAnsi="Times New Roman" w:cs="Times New Roman"/>
          <w:sz w:val="24"/>
          <w:szCs w:val="24"/>
        </w:rPr>
        <w:t xml:space="preserve"> An example of such a controller is a home temperature regulator. For the hardware portion of the PID controller, two N-channel MOSFET transistors </w:t>
      </w:r>
      <w:r w:rsidR="00F15265">
        <w:rPr>
          <w:rFonts w:ascii="Times New Roman" w:eastAsia="Times New Roman" w:hAnsi="Times New Roman" w:cs="Times New Roman"/>
          <w:sz w:val="24"/>
          <w:szCs w:val="24"/>
        </w:rPr>
        <w:t>(</w:t>
      </w:r>
      <w:proofErr w:type="spellStart"/>
      <w:r w:rsidR="00F15265">
        <w:rPr>
          <w:rFonts w:ascii="Times New Roman" w:eastAsia="Times New Roman" w:hAnsi="Times New Roman" w:cs="Times New Roman"/>
          <w:sz w:val="24"/>
          <w:szCs w:val="24"/>
        </w:rPr>
        <w:t>Tr</w:t>
      </w:r>
      <w:r w:rsidR="00595FC5">
        <w:rPr>
          <w:rFonts w:ascii="Times New Roman" w:eastAsia="Times New Roman" w:hAnsi="Times New Roman" w:cs="Times New Roman"/>
          <w:sz w:val="24"/>
          <w:szCs w:val="24"/>
        </w:rPr>
        <w:t>H</w:t>
      </w:r>
      <w:proofErr w:type="spellEnd"/>
      <w:r w:rsidR="00F15265">
        <w:rPr>
          <w:rFonts w:ascii="Times New Roman" w:eastAsia="Times New Roman" w:hAnsi="Times New Roman" w:cs="Times New Roman"/>
          <w:sz w:val="24"/>
          <w:szCs w:val="24"/>
        </w:rPr>
        <w:t xml:space="preserve"> and </w:t>
      </w:r>
      <w:proofErr w:type="spellStart"/>
      <w:r w:rsidR="00F15265">
        <w:rPr>
          <w:rFonts w:ascii="Times New Roman" w:eastAsia="Times New Roman" w:hAnsi="Times New Roman" w:cs="Times New Roman"/>
          <w:sz w:val="24"/>
          <w:szCs w:val="24"/>
        </w:rPr>
        <w:t>Tr</w:t>
      </w:r>
      <w:r w:rsidR="00595FC5">
        <w:rPr>
          <w:rFonts w:ascii="Times New Roman" w:eastAsia="Times New Roman" w:hAnsi="Times New Roman" w:cs="Times New Roman"/>
          <w:sz w:val="24"/>
          <w:szCs w:val="24"/>
        </w:rPr>
        <w:t>C</w:t>
      </w:r>
      <w:proofErr w:type="spellEnd"/>
      <w:r w:rsidR="00F15265">
        <w:rPr>
          <w:rFonts w:ascii="Times New Roman" w:eastAsia="Times New Roman" w:hAnsi="Times New Roman" w:cs="Times New Roman"/>
          <w:sz w:val="24"/>
          <w:szCs w:val="24"/>
        </w:rPr>
        <w:t xml:space="preserve"> in Fig. 1) </w:t>
      </w:r>
      <w:r w:rsidRPr="00995F62">
        <w:rPr>
          <w:rFonts w:ascii="Times New Roman" w:eastAsia="Times New Roman" w:hAnsi="Times New Roman" w:cs="Times New Roman"/>
          <w:sz w:val="24"/>
          <w:szCs w:val="24"/>
        </w:rPr>
        <w:t>were first placed on the breadboard</w:t>
      </w:r>
      <w:r w:rsidR="00110210">
        <w:rPr>
          <w:rFonts w:ascii="Times New Roman" w:eastAsia="Times New Roman" w:hAnsi="Times New Roman" w:cs="Times New Roman"/>
          <w:sz w:val="24"/>
          <w:szCs w:val="24"/>
        </w:rPr>
        <w:t xml:space="preserve">; the software portion is described below in </w:t>
      </w:r>
      <w:r w:rsidR="00A70231">
        <w:rPr>
          <w:rFonts w:ascii="Times New Roman" w:eastAsia="Times New Roman" w:hAnsi="Times New Roman" w:cs="Times New Roman"/>
          <w:sz w:val="24"/>
          <w:szCs w:val="24"/>
        </w:rPr>
        <w:t>S</w:t>
      </w:r>
      <w:r w:rsidR="00110210">
        <w:rPr>
          <w:rFonts w:ascii="Times New Roman" w:eastAsia="Times New Roman" w:hAnsi="Times New Roman" w:cs="Times New Roman"/>
          <w:sz w:val="24"/>
          <w:szCs w:val="24"/>
        </w:rPr>
        <w:t>ec</w:t>
      </w:r>
      <w:r w:rsidR="007B3842">
        <w:rPr>
          <w:rFonts w:ascii="Times New Roman" w:eastAsia="Times New Roman" w:hAnsi="Times New Roman" w:cs="Times New Roman"/>
          <w:sz w:val="24"/>
          <w:szCs w:val="24"/>
        </w:rPr>
        <w:t>.</w:t>
      </w:r>
      <w:r w:rsidR="00110210">
        <w:rPr>
          <w:rFonts w:ascii="Times New Roman" w:eastAsia="Times New Roman" w:hAnsi="Times New Roman" w:cs="Times New Roman"/>
          <w:sz w:val="24"/>
          <w:szCs w:val="24"/>
        </w:rPr>
        <w:t xml:space="preserve"> </w:t>
      </w:r>
      <w:r w:rsidR="00A70231">
        <w:rPr>
          <w:rFonts w:ascii="Times New Roman" w:eastAsia="Times New Roman" w:hAnsi="Times New Roman" w:cs="Times New Roman"/>
          <w:sz w:val="24"/>
          <w:szCs w:val="24"/>
        </w:rPr>
        <w:t>D</w:t>
      </w:r>
      <w:r w:rsidR="00110210">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 </w:t>
      </w:r>
      <w:r w:rsidR="00595FC5">
        <w:rPr>
          <w:rFonts w:ascii="Times New Roman" w:eastAsia="Times New Roman" w:hAnsi="Times New Roman" w:cs="Times New Roman"/>
          <w:sz w:val="24"/>
          <w:szCs w:val="24"/>
        </w:rPr>
        <w:t>Then, a</w:t>
      </w:r>
      <w:r w:rsidRPr="00995F62">
        <w:rPr>
          <w:rFonts w:ascii="Times New Roman" w:eastAsia="Times New Roman" w:hAnsi="Times New Roman" w:cs="Times New Roman"/>
          <w:sz w:val="24"/>
          <w:szCs w:val="24"/>
        </w:rPr>
        <w:t xml:space="preserve"> heat sink was attached to the two transistors </w:t>
      </w:r>
      <w:proofErr w:type="gramStart"/>
      <w:r w:rsidR="009D28E4">
        <w:rPr>
          <w:rFonts w:ascii="Times New Roman" w:eastAsia="Times New Roman" w:hAnsi="Times New Roman" w:cs="Times New Roman"/>
          <w:sz w:val="24"/>
          <w:szCs w:val="24"/>
        </w:rPr>
        <w:t>in order to</w:t>
      </w:r>
      <w:proofErr w:type="gramEnd"/>
      <w:r w:rsidR="009D28E4">
        <w:rPr>
          <w:rFonts w:ascii="Times New Roman" w:eastAsia="Times New Roman" w:hAnsi="Times New Roman" w:cs="Times New Roman"/>
          <w:sz w:val="24"/>
          <w:szCs w:val="24"/>
        </w:rPr>
        <w:t xml:space="preserve"> </w:t>
      </w:r>
      <w:r w:rsidR="00F15265">
        <w:rPr>
          <w:rFonts w:ascii="Times New Roman" w:eastAsia="Times New Roman" w:hAnsi="Times New Roman" w:cs="Times New Roman"/>
          <w:sz w:val="24"/>
          <w:szCs w:val="24"/>
        </w:rPr>
        <w:t xml:space="preserve">dissipate heat during operation. </w:t>
      </w:r>
      <w:r w:rsidRPr="00995F62">
        <w:rPr>
          <w:rFonts w:ascii="Times New Roman" w:eastAsia="Times New Roman" w:hAnsi="Times New Roman" w:cs="Times New Roman"/>
          <w:sz w:val="24"/>
          <w:szCs w:val="24"/>
        </w:rPr>
        <w:t xml:space="preserve">These transistors have three pins, </w:t>
      </w:r>
      <w:r w:rsidR="0070782A">
        <w:rPr>
          <w:rFonts w:ascii="Times New Roman" w:eastAsia="Times New Roman" w:hAnsi="Times New Roman" w:cs="Times New Roman"/>
          <w:sz w:val="24"/>
          <w:szCs w:val="24"/>
        </w:rPr>
        <w:t>S</w:t>
      </w:r>
      <w:r w:rsidRPr="00995F62">
        <w:rPr>
          <w:rFonts w:ascii="Times New Roman" w:eastAsia="Times New Roman" w:hAnsi="Times New Roman" w:cs="Times New Roman"/>
          <w:sz w:val="24"/>
          <w:szCs w:val="24"/>
        </w:rPr>
        <w:t xml:space="preserve">ource, </w:t>
      </w:r>
      <w:r w:rsidR="0070782A">
        <w:rPr>
          <w:rFonts w:ascii="Times New Roman" w:eastAsia="Times New Roman" w:hAnsi="Times New Roman" w:cs="Times New Roman"/>
          <w:sz w:val="24"/>
          <w:szCs w:val="24"/>
        </w:rPr>
        <w:t>G</w:t>
      </w:r>
      <w:r w:rsidRPr="00995F62">
        <w:rPr>
          <w:rFonts w:ascii="Times New Roman" w:eastAsia="Times New Roman" w:hAnsi="Times New Roman" w:cs="Times New Roman"/>
          <w:sz w:val="24"/>
          <w:szCs w:val="24"/>
        </w:rPr>
        <w:t xml:space="preserve">ate, and </w:t>
      </w:r>
      <w:r w:rsidR="0070782A">
        <w:rPr>
          <w:rFonts w:ascii="Times New Roman" w:eastAsia="Times New Roman" w:hAnsi="Times New Roman" w:cs="Times New Roman"/>
          <w:sz w:val="24"/>
          <w:szCs w:val="24"/>
        </w:rPr>
        <w:t>D</w:t>
      </w:r>
      <w:r w:rsidRPr="00995F62">
        <w:rPr>
          <w:rFonts w:ascii="Times New Roman" w:eastAsia="Times New Roman" w:hAnsi="Times New Roman" w:cs="Times New Roman"/>
          <w:sz w:val="24"/>
          <w:szCs w:val="24"/>
        </w:rPr>
        <w:t xml:space="preserve">rain, and were configured in </w:t>
      </w:r>
      <w:r w:rsidR="00FF059B">
        <w:rPr>
          <w:rFonts w:ascii="Times New Roman" w:eastAsia="Times New Roman" w:hAnsi="Times New Roman" w:cs="Times New Roman"/>
          <w:sz w:val="24"/>
          <w:szCs w:val="24"/>
        </w:rPr>
        <w:t xml:space="preserve">the </w:t>
      </w:r>
      <w:r w:rsidRPr="00995F62">
        <w:rPr>
          <w:rFonts w:ascii="Times New Roman" w:eastAsia="Times New Roman" w:hAnsi="Times New Roman" w:cs="Times New Roman"/>
          <w:sz w:val="24"/>
          <w:szCs w:val="24"/>
        </w:rPr>
        <w:t>source</w:t>
      </w:r>
      <w:r w:rsidR="00645666">
        <w:rPr>
          <w:rFonts w:ascii="Times New Roman" w:hAnsi="Times New Roman" w:cs="Times New Roman" w:hint="eastAsia"/>
          <w:sz w:val="24"/>
          <w:szCs w:val="24"/>
        </w:rPr>
        <w:t>-</w:t>
      </w:r>
      <w:r w:rsidRPr="00995F62">
        <w:rPr>
          <w:rFonts w:ascii="Times New Roman" w:eastAsia="Times New Roman" w:hAnsi="Times New Roman" w:cs="Times New Roman"/>
          <w:sz w:val="24"/>
          <w:szCs w:val="24"/>
        </w:rPr>
        <w:t xml:space="preserve">follower mode, so the positive terminal of the power supply was directly connected to the </w:t>
      </w:r>
      <w:r w:rsidR="0070782A">
        <w:rPr>
          <w:rFonts w:ascii="Times New Roman" w:eastAsia="Times New Roman" w:hAnsi="Times New Roman" w:cs="Times New Roman"/>
          <w:sz w:val="24"/>
          <w:szCs w:val="24"/>
        </w:rPr>
        <w:t>D</w:t>
      </w:r>
      <w:r w:rsidRPr="00995F62">
        <w:rPr>
          <w:rFonts w:ascii="Times New Roman" w:eastAsia="Times New Roman" w:hAnsi="Times New Roman" w:cs="Times New Roman"/>
          <w:sz w:val="24"/>
          <w:szCs w:val="24"/>
        </w:rPr>
        <w:t xml:space="preserve">rain of the transistors. </w:t>
      </w:r>
      <w:r w:rsidR="0070782A">
        <w:rPr>
          <w:rFonts w:ascii="Times New Roman" w:eastAsia="Times New Roman" w:hAnsi="Times New Roman" w:cs="Times New Roman"/>
          <w:sz w:val="24"/>
          <w:szCs w:val="24"/>
        </w:rPr>
        <w:t>Then, t</w:t>
      </w:r>
      <w:r w:rsidR="0070782A" w:rsidRPr="00995F62">
        <w:rPr>
          <w:rFonts w:ascii="Times New Roman" w:eastAsia="Times New Roman" w:hAnsi="Times New Roman" w:cs="Times New Roman"/>
          <w:sz w:val="24"/>
          <w:szCs w:val="24"/>
        </w:rPr>
        <w:t xml:space="preserve">he </w:t>
      </w:r>
      <w:r w:rsidR="0070782A">
        <w:rPr>
          <w:rFonts w:ascii="Times New Roman" w:eastAsia="Times New Roman" w:hAnsi="Times New Roman" w:cs="Times New Roman"/>
          <w:sz w:val="24"/>
          <w:szCs w:val="24"/>
        </w:rPr>
        <w:t>S</w:t>
      </w:r>
      <w:r w:rsidR="0070782A" w:rsidRPr="00995F62">
        <w:rPr>
          <w:rFonts w:ascii="Times New Roman" w:eastAsia="Times New Roman" w:hAnsi="Times New Roman" w:cs="Times New Roman"/>
          <w:sz w:val="24"/>
          <w:szCs w:val="24"/>
        </w:rPr>
        <w:t>ources were connected to the heaters in such a way that th</w:t>
      </w:r>
      <w:r w:rsidR="0070782A">
        <w:rPr>
          <w:rFonts w:ascii="Times New Roman" w:eastAsia="Times New Roman" w:hAnsi="Times New Roman" w:cs="Times New Roman"/>
          <w:sz w:val="24"/>
          <w:szCs w:val="24"/>
        </w:rPr>
        <w:t>ey would heat up (rather than cool down) the sample</w:t>
      </w:r>
      <w:r w:rsidR="0070782A" w:rsidRPr="00995F62">
        <w:rPr>
          <w:rFonts w:ascii="Times New Roman" w:eastAsia="Times New Roman" w:hAnsi="Times New Roman" w:cs="Times New Roman"/>
          <w:sz w:val="24"/>
          <w:szCs w:val="24"/>
        </w:rPr>
        <w:t xml:space="preserve"> when the transistors</w:t>
      </w:r>
      <w:r w:rsidR="0070782A">
        <w:rPr>
          <w:rFonts w:ascii="Times New Roman" w:eastAsia="Times New Roman" w:hAnsi="Times New Roman" w:cs="Times New Roman"/>
          <w:sz w:val="24"/>
          <w:szCs w:val="24"/>
        </w:rPr>
        <w:t xml:space="preserve"> (</w:t>
      </w:r>
      <w:proofErr w:type="spellStart"/>
      <w:r w:rsidR="0070782A">
        <w:rPr>
          <w:rFonts w:ascii="Times New Roman" w:eastAsia="Times New Roman" w:hAnsi="Times New Roman" w:cs="Times New Roman"/>
          <w:sz w:val="24"/>
          <w:szCs w:val="24"/>
        </w:rPr>
        <w:t>TrH</w:t>
      </w:r>
      <w:proofErr w:type="spellEnd"/>
      <w:r w:rsidR="0070782A">
        <w:rPr>
          <w:rFonts w:ascii="Times New Roman" w:eastAsia="Times New Roman" w:hAnsi="Times New Roman" w:cs="Times New Roman"/>
          <w:sz w:val="24"/>
          <w:szCs w:val="24"/>
        </w:rPr>
        <w:t xml:space="preserve"> and </w:t>
      </w:r>
      <w:proofErr w:type="spellStart"/>
      <w:r w:rsidR="0070782A">
        <w:rPr>
          <w:rFonts w:ascii="Times New Roman" w:eastAsia="Times New Roman" w:hAnsi="Times New Roman" w:cs="Times New Roman"/>
          <w:sz w:val="24"/>
          <w:szCs w:val="24"/>
        </w:rPr>
        <w:t>TrC</w:t>
      </w:r>
      <w:proofErr w:type="spellEnd"/>
      <w:r w:rsidR="0070782A">
        <w:rPr>
          <w:rFonts w:ascii="Times New Roman" w:eastAsia="Times New Roman" w:hAnsi="Times New Roman" w:cs="Times New Roman"/>
          <w:sz w:val="24"/>
          <w:szCs w:val="24"/>
        </w:rPr>
        <w:t xml:space="preserve">) were turned on. </w:t>
      </w:r>
      <w:r w:rsidRPr="00995F62">
        <w:rPr>
          <w:rFonts w:ascii="Times New Roman" w:eastAsia="Times New Roman" w:hAnsi="Times New Roman" w:cs="Times New Roman"/>
          <w:sz w:val="24"/>
          <w:szCs w:val="24"/>
        </w:rPr>
        <w:t xml:space="preserve">In this mode, the voltage at the </w:t>
      </w:r>
      <w:r w:rsidR="0070782A">
        <w:rPr>
          <w:rFonts w:ascii="Times New Roman" w:eastAsia="Times New Roman" w:hAnsi="Times New Roman" w:cs="Times New Roman"/>
          <w:sz w:val="24"/>
          <w:szCs w:val="24"/>
        </w:rPr>
        <w:t>S</w:t>
      </w:r>
      <w:r w:rsidRPr="00995F62">
        <w:rPr>
          <w:rFonts w:ascii="Times New Roman" w:eastAsia="Times New Roman" w:hAnsi="Times New Roman" w:cs="Times New Roman"/>
          <w:sz w:val="24"/>
          <w:szCs w:val="24"/>
        </w:rPr>
        <w:t xml:space="preserve">ource follows the voltage at the </w:t>
      </w:r>
      <w:r w:rsidR="0070782A">
        <w:rPr>
          <w:rFonts w:ascii="Times New Roman" w:eastAsia="Times New Roman" w:hAnsi="Times New Roman" w:cs="Times New Roman"/>
          <w:sz w:val="24"/>
          <w:szCs w:val="24"/>
        </w:rPr>
        <w:t>G</w:t>
      </w:r>
      <w:r w:rsidRPr="00995F62">
        <w:rPr>
          <w:rFonts w:ascii="Times New Roman" w:eastAsia="Times New Roman" w:hAnsi="Times New Roman" w:cs="Times New Roman"/>
          <w:sz w:val="24"/>
          <w:szCs w:val="24"/>
        </w:rPr>
        <w:t>ate</w:t>
      </w:r>
      <w:r w:rsidR="005D1764">
        <w:rPr>
          <w:rFonts w:ascii="Times New Roman" w:eastAsia="Times New Roman" w:hAnsi="Times New Roman" w:cs="Times New Roman"/>
          <w:sz w:val="24"/>
          <w:szCs w:val="24"/>
        </w:rPr>
        <w:t xml:space="preserve"> (minus a small threshold voltage)</w:t>
      </w:r>
      <w:r w:rsidRPr="00995F62">
        <w:rPr>
          <w:rFonts w:ascii="Times New Roman" w:eastAsia="Times New Roman" w:hAnsi="Times New Roman" w:cs="Times New Roman"/>
          <w:sz w:val="24"/>
          <w:szCs w:val="24"/>
        </w:rPr>
        <w:t xml:space="preserve">, </w:t>
      </w:r>
      <w:proofErr w:type="gramStart"/>
      <w:r w:rsidRPr="00995F62">
        <w:rPr>
          <w:rFonts w:ascii="Times New Roman" w:eastAsia="Times New Roman" w:hAnsi="Times New Roman" w:cs="Times New Roman"/>
          <w:sz w:val="24"/>
          <w:szCs w:val="24"/>
        </w:rPr>
        <w:t>as long as</w:t>
      </w:r>
      <w:proofErr w:type="gramEnd"/>
      <w:r w:rsidRPr="00995F62">
        <w:rPr>
          <w:rFonts w:ascii="Times New Roman" w:eastAsia="Times New Roman" w:hAnsi="Times New Roman" w:cs="Times New Roman"/>
          <w:sz w:val="24"/>
          <w:szCs w:val="24"/>
        </w:rPr>
        <w:t xml:space="preserve"> the voltage at the </w:t>
      </w:r>
      <w:r w:rsidR="0070782A">
        <w:rPr>
          <w:rFonts w:ascii="Times New Roman" w:eastAsia="Times New Roman" w:hAnsi="Times New Roman" w:cs="Times New Roman"/>
          <w:sz w:val="24"/>
          <w:szCs w:val="24"/>
        </w:rPr>
        <w:t>G</w:t>
      </w:r>
      <w:r w:rsidRPr="00995F62">
        <w:rPr>
          <w:rFonts w:ascii="Times New Roman" w:eastAsia="Times New Roman" w:hAnsi="Times New Roman" w:cs="Times New Roman"/>
          <w:sz w:val="24"/>
          <w:szCs w:val="24"/>
        </w:rPr>
        <w:t xml:space="preserve">ate is less </w:t>
      </w:r>
      <w:r w:rsidR="00BE4DDA">
        <w:rPr>
          <w:rFonts w:ascii="Times New Roman" w:eastAsia="Times New Roman" w:hAnsi="Times New Roman" w:cs="Times New Roman"/>
          <w:sz w:val="24"/>
          <w:szCs w:val="24"/>
        </w:rPr>
        <w:t>t</w:t>
      </w:r>
      <w:r w:rsidRPr="00995F62">
        <w:rPr>
          <w:rFonts w:ascii="Times New Roman" w:eastAsia="Times New Roman" w:hAnsi="Times New Roman" w:cs="Times New Roman"/>
          <w:sz w:val="24"/>
          <w:szCs w:val="24"/>
        </w:rPr>
        <w:t xml:space="preserve">han the voltage at the </w:t>
      </w:r>
      <w:r w:rsidR="0070782A">
        <w:rPr>
          <w:rFonts w:ascii="Times New Roman" w:eastAsia="Times New Roman" w:hAnsi="Times New Roman" w:cs="Times New Roman"/>
          <w:sz w:val="24"/>
          <w:szCs w:val="24"/>
        </w:rPr>
        <w:t>D</w:t>
      </w:r>
      <w:r w:rsidRPr="00995F62">
        <w:rPr>
          <w:rFonts w:ascii="Times New Roman" w:eastAsia="Times New Roman" w:hAnsi="Times New Roman" w:cs="Times New Roman"/>
          <w:sz w:val="24"/>
          <w:szCs w:val="24"/>
        </w:rPr>
        <w:t>rain</w:t>
      </w:r>
      <w:r w:rsidR="0018413B">
        <w:rPr>
          <w:rFonts w:ascii="Times New Roman" w:eastAsia="Times New Roman" w:hAnsi="Times New Roman" w:cs="Times New Roman"/>
          <w:sz w:val="24"/>
          <w:szCs w:val="24"/>
        </w:rPr>
        <w:t xml:space="preserve"> but higher than </w:t>
      </w:r>
      <w:r w:rsidR="005D1764">
        <w:rPr>
          <w:rFonts w:ascii="Times New Roman" w:eastAsia="Times New Roman" w:hAnsi="Times New Roman" w:cs="Times New Roman"/>
          <w:sz w:val="24"/>
          <w:szCs w:val="24"/>
        </w:rPr>
        <w:t>the</w:t>
      </w:r>
      <w:r w:rsidR="0018413B">
        <w:rPr>
          <w:rFonts w:ascii="Times New Roman" w:eastAsia="Times New Roman" w:hAnsi="Times New Roman" w:cs="Times New Roman"/>
          <w:sz w:val="24"/>
          <w:szCs w:val="24"/>
        </w:rPr>
        <w:t xml:space="preserve"> threshold voltage</w:t>
      </w:r>
      <w:r w:rsidR="005D1764">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 </w:t>
      </w:r>
      <w:r w:rsidR="005D1764">
        <w:rPr>
          <w:rFonts w:ascii="Times New Roman" w:eastAsia="Times New Roman" w:hAnsi="Times New Roman" w:cs="Times New Roman"/>
          <w:sz w:val="24"/>
          <w:szCs w:val="24"/>
        </w:rPr>
        <w:t xml:space="preserve"> We chose this source-follower mode </w:t>
      </w:r>
      <w:r w:rsidR="009D6E75">
        <w:rPr>
          <w:rFonts w:ascii="Times New Roman" w:eastAsia="Times New Roman" w:hAnsi="Times New Roman" w:cs="Times New Roman"/>
          <w:sz w:val="24"/>
          <w:szCs w:val="24"/>
        </w:rPr>
        <w:t>instead of connecting the h</w:t>
      </w:r>
      <w:r w:rsidR="005D1764">
        <w:rPr>
          <w:rFonts w:ascii="Times New Roman" w:eastAsia="Times New Roman" w:hAnsi="Times New Roman" w:cs="Times New Roman"/>
          <w:sz w:val="24"/>
          <w:szCs w:val="24"/>
        </w:rPr>
        <w:t xml:space="preserve">eater on the </w:t>
      </w:r>
      <w:r w:rsidR="0070782A">
        <w:rPr>
          <w:rFonts w:ascii="Times New Roman" w:eastAsia="Times New Roman" w:hAnsi="Times New Roman" w:cs="Times New Roman"/>
          <w:sz w:val="24"/>
          <w:szCs w:val="24"/>
        </w:rPr>
        <w:t>D</w:t>
      </w:r>
      <w:r w:rsidR="005D1764">
        <w:rPr>
          <w:rFonts w:ascii="Times New Roman" w:eastAsia="Times New Roman" w:hAnsi="Times New Roman" w:cs="Times New Roman"/>
          <w:sz w:val="24"/>
          <w:szCs w:val="24"/>
        </w:rPr>
        <w:t xml:space="preserve">rain side because </w:t>
      </w:r>
      <w:r w:rsidR="00645666">
        <w:rPr>
          <w:rFonts w:ascii="Times New Roman" w:hAnsi="Times New Roman" w:cs="Times New Roman" w:hint="eastAsia"/>
          <w:sz w:val="24"/>
          <w:szCs w:val="24"/>
        </w:rPr>
        <w:t xml:space="preserve">the PID control worked much more stably with </w:t>
      </w:r>
      <w:r w:rsidR="00645666">
        <w:rPr>
          <w:rFonts w:ascii="Times New Roman" w:hAnsi="Times New Roman" w:cs="Times New Roman" w:hint="eastAsia"/>
          <w:sz w:val="24"/>
          <w:szCs w:val="24"/>
        </w:rPr>
        <w:lastRenderedPageBreak/>
        <w:t xml:space="preserve">the </w:t>
      </w:r>
      <w:r w:rsidR="009D6E75">
        <w:rPr>
          <w:rFonts w:ascii="Times New Roman" w:eastAsia="Times New Roman" w:hAnsi="Times New Roman" w:cs="Times New Roman"/>
          <w:sz w:val="24"/>
          <w:szCs w:val="24"/>
        </w:rPr>
        <w:t>almost linear</w:t>
      </w:r>
      <w:r w:rsidR="005D1764">
        <w:rPr>
          <w:rFonts w:ascii="Times New Roman" w:eastAsia="Times New Roman" w:hAnsi="Times New Roman" w:cs="Times New Roman"/>
          <w:sz w:val="24"/>
          <w:szCs w:val="24"/>
        </w:rPr>
        <w:t xml:space="preserve"> </w:t>
      </w:r>
      <w:r w:rsidR="009D6E75">
        <w:rPr>
          <w:rFonts w:ascii="Times New Roman" w:eastAsia="Times New Roman" w:hAnsi="Times New Roman" w:cs="Times New Roman"/>
          <w:sz w:val="24"/>
          <w:szCs w:val="24"/>
        </w:rPr>
        <w:t xml:space="preserve">response of </w:t>
      </w:r>
      <w:r w:rsidR="005D1764">
        <w:rPr>
          <w:rFonts w:ascii="Times New Roman" w:eastAsia="Times New Roman" w:hAnsi="Times New Roman" w:cs="Times New Roman"/>
          <w:sz w:val="24"/>
          <w:szCs w:val="24"/>
        </w:rPr>
        <w:t>the source-follower mode</w:t>
      </w:r>
      <w:r w:rsidR="009D6E75">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 xml:space="preserve">Next, the remaining wire of each heater was connected to the negative terminal of the power supply and the </w:t>
      </w:r>
      <w:r w:rsidR="004551EA">
        <w:rPr>
          <w:rFonts w:ascii="Times New Roman" w:eastAsia="Times New Roman" w:hAnsi="Times New Roman" w:cs="Times New Roman"/>
          <w:sz w:val="24"/>
          <w:szCs w:val="24"/>
        </w:rPr>
        <w:t xml:space="preserve">digital </w:t>
      </w:r>
      <w:r w:rsidRPr="00995F62">
        <w:rPr>
          <w:rFonts w:ascii="Times New Roman" w:eastAsia="Times New Roman" w:hAnsi="Times New Roman" w:cs="Times New Roman"/>
          <w:sz w:val="24"/>
          <w:szCs w:val="24"/>
        </w:rPr>
        <w:t xml:space="preserve">ground of the Arduino. </w:t>
      </w:r>
    </w:p>
    <w:p w14:paraId="7446C46C" w14:textId="3B5B1BB8" w:rsidR="008460F3" w:rsidRDefault="00046AF6" w:rsidP="004551EA">
      <w:pPr>
        <w:spacing w:line="480" w:lineRule="auto"/>
        <w:ind w:firstLine="720"/>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t>Then, two Pulse Wi</w:t>
      </w:r>
      <w:r w:rsidR="00052293">
        <w:rPr>
          <w:rFonts w:ascii="Times New Roman" w:eastAsia="Times New Roman" w:hAnsi="Times New Roman" w:cs="Times New Roman"/>
          <w:sz w:val="24"/>
          <w:szCs w:val="24"/>
        </w:rPr>
        <w:t>d</w:t>
      </w:r>
      <w:r w:rsidRPr="00995F62">
        <w:rPr>
          <w:rFonts w:ascii="Times New Roman" w:eastAsia="Times New Roman" w:hAnsi="Times New Roman" w:cs="Times New Roman"/>
          <w:sz w:val="24"/>
          <w:szCs w:val="24"/>
        </w:rPr>
        <w:t>th Modulation, or PWM outputs</w:t>
      </w:r>
      <w:r w:rsidR="0023272A">
        <w:rPr>
          <w:rFonts w:ascii="Times New Roman" w:eastAsia="Times New Roman" w:hAnsi="Times New Roman" w:cs="Times New Roman"/>
          <w:sz w:val="24"/>
          <w:szCs w:val="24"/>
        </w:rPr>
        <w:t xml:space="preserve"> (D3 and D5)</w:t>
      </w:r>
      <w:r w:rsidRPr="00995F62">
        <w:rPr>
          <w:rFonts w:ascii="Times New Roman" w:eastAsia="Times New Roman" w:hAnsi="Times New Roman" w:cs="Times New Roman"/>
          <w:sz w:val="24"/>
          <w:szCs w:val="24"/>
        </w:rPr>
        <w:t xml:space="preserve"> from the Arduino were each connected to PWM</w:t>
      </w:r>
      <w:r w:rsidR="00D63680">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to</w:t>
      </w:r>
      <w:r w:rsidR="00D63680">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analog converters </w:t>
      </w:r>
      <w:r w:rsidR="00D63680">
        <w:rPr>
          <w:rFonts w:ascii="Times New Roman" w:eastAsia="Times New Roman" w:hAnsi="Times New Roman" w:cs="Times New Roman"/>
          <w:sz w:val="24"/>
          <w:szCs w:val="24"/>
        </w:rPr>
        <w:t xml:space="preserve">(PAH and PAC) </w:t>
      </w:r>
      <w:r w:rsidRPr="00995F62">
        <w:rPr>
          <w:rFonts w:ascii="Times New Roman" w:eastAsia="Times New Roman" w:hAnsi="Times New Roman" w:cs="Times New Roman"/>
          <w:sz w:val="24"/>
          <w:szCs w:val="24"/>
        </w:rPr>
        <w:t xml:space="preserve">on the breadboard, the outputs of which were connected to the </w:t>
      </w:r>
      <w:r w:rsidR="0070782A">
        <w:rPr>
          <w:rFonts w:ascii="Times New Roman" w:eastAsia="Times New Roman" w:hAnsi="Times New Roman" w:cs="Times New Roman"/>
          <w:sz w:val="24"/>
          <w:szCs w:val="24"/>
        </w:rPr>
        <w:t>G</w:t>
      </w:r>
      <w:r w:rsidRPr="00995F62">
        <w:rPr>
          <w:rFonts w:ascii="Times New Roman" w:eastAsia="Times New Roman" w:hAnsi="Times New Roman" w:cs="Times New Roman"/>
          <w:sz w:val="24"/>
          <w:szCs w:val="24"/>
        </w:rPr>
        <w:t>ate pins of the transistors. PWM simulates analog outputs through digital signals by rapidly alternating between 0 and 5 V</w:t>
      </w:r>
      <w:r w:rsidR="00F5354D">
        <w:rPr>
          <w:rFonts w:ascii="Times New Roman" w:eastAsia="Times New Roman" w:hAnsi="Times New Roman" w:cs="Times New Roman"/>
          <w:sz w:val="24"/>
          <w:szCs w:val="24"/>
        </w:rPr>
        <w:t xml:space="preserve"> such that the average matches the desired analog voltage</w:t>
      </w:r>
      <w:r w:rsidRPr="00995F62">
        <w:rPr>
          <w:rFonts w:ascii="Times New Roman" w:eastAsia="Times New Roman" w:hAnsi="Times New Roman" w:cs="Times New Roman"/>
          <w:sz w:val="24"/>
          <w:szCs w:val="24"/>
        </w:rPr>
        <w:t xml:space="preserve"> between 0 and 5 V. The converters were used because using raw PWM signals to power the heaters resulted in substantial noise in </w:t>
      </w:r>
      <w:r w:rsidR="008460F3">
        <w:rPr>
          <w:rFonts w:ascii="Times New Roman" w:eastAsia="Times New Roman" w:hAnsi="Times New Roman" w:cs="Times New Roman"/>
          <w:sz w:val="24"/>
          <w:szCs w:val="24"/>
        </w:rPr>
        <w:t xml:space="preserve">Seebeck coefficient </w:t>
      </w:r>
      <w:r w:rsidRPr="00995F62">
        <w:rPr>
          <w:rFonts w:ascii="Times New Roman" w:eastAsia="Times New Roman" w:hAnsi="Times New Roman" w:cs="Times New Roman"/>
          <w:sz w:val="24"/>
          <w:szCs w:val="24"/>
        </w:rPr>
        <w:t>measurements due to electromagnetic induction caused by the alternating current</w:t>
      </w:r>
      <w:r w:rsidR="00BE5FA2">
        <w:rPr>
          <w:rFonts w:ascii="Times New Roman" w:eastAsia="Times New Roman" w:hAnsi="Times New Roman" w:cs="Times New Roman"/>
          <w:sz w:val="24"/>
          <w:szCs w:val="24"/>
        </w:rPr>
        <w:t xml:space="preserve"> intrinsic to the PWM mode</w:t>
      </w:r>
      <w:r w:rsidR="0023272A">
        <w:rPr>
          <w:rFonts w:ascii="Times New Roman" w:eastAsia="Times New Roman" w:hAnsi="Times New Roman" w:cs="Times New Roman"/>
          <w:sz w:val="24"/>
          <w:szCs w:val="24"/>
        </w:rPr>
        <w:t xml:space="preserve">. </w:t>
      </w:r>
      <w:r w:rsidR="008460F3">
        <w:rPr>
          <w:rFonts w:ascii="Times New Roman" w:eastAsia="Times New Roman" w:hAnsi="Times New Roman" w:cs="Times New Roman"/>
          <w:sz w:val="24"/>
          <w:szCs w:val="24"/>
        </w:rPr>
        <w:t>Furthermore, the PWM-to-analog convert</w:t>
      </w:r>
      <w:r w:rsidR="00B92074">
        <w:rPr>
          <w:rFonts w:ascii="Times New Roman" w:eastAsia="Times New Roman" w:hAnsi="Times New Roman" w:cs="Times New Roman"/>
          <w:sz w:val="24"/>
          <w:szCs w:val="24"/>
        </w:rPr>
        <w:t xml:space="preserve">er </w:t>
      </w:r>
      <w:r w:rsidR="00F32DA2">
        <w:rPr>
          <w:rFonts w:ascii="Times New Roman" w:eastAsia="Times New Roman" w:hAnsi="Times New Roman" w:cs="Times New Roman"/>
          <w:sz w:val="24"/>
          <w:szCs w:val="24"/>
        </w:rPr>
        <w:t xml:space="preserve">had the option of converting </w:t>
      </w:r>
      <w:r w:rsidR="008460F3">
        <w:rPr>
          <w:rFonts w:ascii="Times New Roman" w:eastAsia="Times New Roman" w:hAnsi="Times New Roman" w:cs="Times New Roman"/>
          <w:sz w:val="24"/>
          <w:szCs w:val="24"/>
        </w:rPr>
        <w:t xml:space="preserve">PWM signal to </w:t>
      </w:r>
      <w:r w:rsidR="00B92074">
        <w:rPr>
          <w:rFonts w:ascii="Times New Roman" w:eastAsia="Times New Roman" w:hAnsi="Times New Roman" w:cs="Times New Roman"/>
          <w:sz w:val="24"/>
          <w:szCs w:val="24"/>
        </w:rPr>
        <w:t xml:space="preserve">0 – 10 V </w:t>
      </w:r>
      <w:r w:rsidR="00F32DA2">
        <w:rPr>
          <w:rFonts w:ascii="Times New Roman" w:eastAsia="Times New Roman" w:hAnsi="Times New Roman" w:cs="Times New Roman"/>
          <w:sz w:val="24"/>
          <w:szCs w:val="24"/>
        </w:rPr>
        <w:t xml:space="preserve">(instead of 0 – 5 V) </w:t>
      </w:r>
      <w:r w:rsidR="00B92074">
        <w:rPr>
          <w:rFonts w:ascii="Times New Roman" w:eastAsia="Times New Roman" w:hAnsi="Times New Roman" w:cs="Times New Roman"/>
          <w:sz w:val="24"/>
          <w:szCs w:val="24"/>
        </w:rPr>
        <w:t xml:space="preserve">analog signal, and this allowed us to control the voltage across the heaters up to </w:t>
      </w:r>
      <w:r w:rsidR="00F32DA2">
        <w:rPr>
          <w:rFonts w:ascii="Times New Roman" w:eastAsia="Times New Roman" w:hAnsi="Times New Roman" w:cs="Times New Roman"/>
          <w:sz w:val="24"/>
          <w:szCs w:val="24"/>
        </w:rPr>
        <w:t>10</w:t>
      </w:r>
      <w:r w:rsidR="00B92074">
        <w:rPr>
          <w:rFonts w:ascii="Times New Roman" w:eastAsia="Times New Roman" w:hAnsi="Times New Roman" w:cs="Times New Roman"/>
          <w:sz w:val="24"/>
          <w:szCs w:val="24"/>
        </w:rPr>
        <w:t xml:space="preserve"> V of the power supply voltage</w:t>
      </w:r>
      <w:r w:rsidR="00F32DA2">
        <w:rPr>
          <w:rFonts w:ascii="Times New Roman" w:eastAsia="Times New Roman" w:hAnsi="Times New Roman" w:cs="Times New Roman"/>
          <w:sz w:val="24"/>
          <w:szCs w:val="24"/>
        </w:rPr>
        <w:t>: 5 V of power supply voltage</w:t>
      </w:r>
      <w:r w:rsidR="0086673E">
        <w:rPr>
          <w:rFonts w:ascii="Times New Roman" w:eastAsia="Times New Roman" w:hAnsi="Times New Roman" w:cs="Times New Roman"/>
          <w:sz w:val="24"/>
          <w:szCs w:val="24"/>
        </w:rPr>
        <w:t xml:space="preserve"> was </w:t>
      </w:r>
      <w:r w:rsidR="00F32DA2">
        <w:rPr>
          <w:rFonts w:ascii="Times New Roman" w:eastAsia="Times New Roman" w:hAnsi="Times New Roman" w:cs="Times New Roman"/>
          <w:sz w:val="24"/>
          <w:szCs w:val="24"/>
        </w:rPr>
        <w:t>insufficient to heat up the sample up to 100 ˚C.</w:t>
      </w:r>
      <w:r w:rsidR="00B92074">
        <w:rPr>
          <w:rFonts w:ascii="Times New Roman" w:eastAsia="Times New Roman" w:hAnsi="Times New Roman" w:cs="Times New Roman"/>
          <w:sz w:val="24"/>
          <w:szCs w:val="24"/>
        </w:rPr>
        <w:t xml:space="preserve"> </w:t>
      </w:r>
      <w:r w:rsidR="009E506E">
        <w:rPr>
          <w:rFonts w:ascii="Times New Roman" w:eastAsia="Times New Roman" w:hAnsi="Times New Roman" w:cs="Times New Roman"/>
          <w:sz w:val="24"/>
          <w:szCs w:val="24"/>
        </w:rPr>
        <w:t>By utilizing the PWM-to-analog converters, PID controls</w:t>
      </w:r>
      <w:ins w:id="49" w:author="Alex Oh" w:date="2025-07-03T14:54:00Z" w16du:dateUtc="2025-07-03T18:54:00Z">
        <w:r w:rsidR="00287A90">
          <w:rPr>
            <w:rFonts w:ascii="Times New Roman" w:eastAsia="Times New Roman" w:hAnsi="Times New Roman" w:cs="Times New Roman"/>
            <w:sz w:val="24"/>
            <w:szCs w:val="24"/>
          </w:rPr>
          <w:t>,</w:t>
        </w:r>
      </w:ins>
      <w:r w:rsidR="009E506E">
        <w:rPr>
          <w:rFonts w:ascii="Times New Roman" w:eastAsia="Times New Roman" w:hAnsi="Times New Roman" w:cs="Times New Roman"/>
          <w:sz w:val="24"/>
          <w:szCs w:val="24"/>
        </w:rPr>
        <w:t xml:space="preserve"> and the other circuitry</w:t>
      </w:r>
      <w:r w:rsidR="0086673E">
        <w:rPr>
          <w:rFonts w:ascii="Times New Roman" w:eastAsia="Times New Roman" w:hAnsi="Times New Roman" w:cs="Times New Roman"/>
          <w:sz w:val="24"/>
          <w:szCs w:val="24"/>
        </w:rPr>
        <w:t>,</w:t>
      </w:r>
      <w:r w:rsidR="009E506E">
        <w:rPr>
          <w:rFonts w:ascii="Times New Roman" w:eastAsia="Times New Roman" w:hAnsi="Times New Roman" w:cs="Times New Roman"/>
          <w:sz w:val="24"/>
          <w:szCs w:val="24"/>
        </w:rPr>
        <w:t xml:space="preserve"> we were able to control the temperatures of the heaters without introducing much noise during the Seebeck coefficient measurement</w:t>
      </w:r>
      <w:r w:rsidR="00537606">
        <w:rPr>
          <w:rFonts w:ascii="Times New Roman" w:eastAsia="Times New Roman" w:hAnsi="Times New Roman" w:cs="Times New Roman"/>
          <w:sz w:val="24"/>
          <w:szCs w:val="24"/>
        </w:rPr>
        <w:t>.</w:t>
      </w:r>
      <w:r w:rsidR="009E506E">
        <w:rPr>
          <w:rFonts w:ascii="Times New Roman" w:eastAsia="Times New Roman" w:hAnsi="Times New Roman" w:cs="Times New Roman"/>
          <w:sz w:val="24"/>
          <w:szCs w:val="24"/>
        </w:rPr>
        <w:t xml:space="preserve"> </w:t>
      </w:r>
    </w:p>
    <w:p w14:paraId="2E0B1C70" w14:textId="77777777" w:rsidR="004551EA" w:rsidRPr="00995F62" w:rsidRDefault="004551EA" w:rsidP="004551EA">
      <w:pPr>
        <w:spacing w:line="480" w:lineRule="auto"/>
        <w:ind w:firstLine="720"/>
        <w:jc w:val="both"/>
        <w:rPr>
          <w:rFonts w:ascii="Times New Roman" w:eastAsia="Times New Roman" w:hAnsi="Times New Roman" w:cs="Times New Roman"/>
          <w:sz w:val="24"/>
          <w:szCs w:val="24"/>
        </w:rPr>
      </w:pPr>
    </w:p>
    <w:p w14:paraId="1F3C3C75" w14:textId="4595EF3C" w:rsidR="00205685" w:rsidRPr="00DB597E" w:rsidRDefault="00046AF6" w:rsidP="00DB597E">
      <w:pPr>
        <w:pStyle w:val="ListParagraph"/>
        <w:numPr>
          <w:ilvl w:val="0"/>
          <w:numId w:val="6"/>
        </w:numPr>
        <w:spacing w:line="480" w:lineRule="auto"/>
        <w:jc w:val="both"/>
        <w:rPr>
          <w:rFonts w:ascii="Times New Roman" w:eastAsia="Times New Roman" w:hAnsi="Times New Roman" w:cs="Times New Roman"/>
          <w:b/>
          <w:iCs/>
          <w:sz w:val="24"/>
          <w:szCs w:val="24"/>
        </w:rPr>
      </w:pPr>
      <w:r w:rsidRPr="00DB597E">
        <w:rPr>
          <w:rFonts w:ascii="Times New Roman" w:eastAsia="Times New Roman" w:hAnsi="Times New Roman" w:cs="Times New Roman"/>
          <w:b/>
          <w:iCs/>
          <w:sz w:val="24"/>
          <w:szCs w:val="24"/>
        </w:rPr>
        <w:t xml:space="preserve">Resistance and </w:t>
      </w:r>
      <w:r w:rsidR="00296A9D">
        <w:rPr>
          <w:rFonts w:ascii="Times New Roman" w:eastAsia="Times New Roman" w:hAnsi="Times New Roman" w:cs="Times New Roman"/>
          <w:b/>
          <w:iCs/>
          <w:sz w:val="24"/>
          <w:szCs w:val="24"/>
        </w:rPr>
        <w:t>c</w:t>
      </w:r>
      <w:r w:rsidRPr="00DB597E">
        <w:rPr>
          <w:rFonts w:ascii="Times New Roman" w:eastAsia="Times New Roman" w:hAnsi="Times New Roman" w:cs="Times New Roman"/>
          <w:b/>
          <w:iCs/>
          <w:sz w:val="24"/>
          <w:szCs w:val="24"/>
        </w:rPr>
        <w:t xml:space="preserve">onductivity </w:t>
      </w:r>
      <w:r w:rsidR="00296A9D">
        <w:rPr>
          <w:rFonts w:ascii="Times New Roman" w:eastAsia="Times New Roman" w:hAnsi="Times New Roman" w:cs="Times New Roman"/>
          <w:b/>
          <w:iCs/>
          <w:sz w:val="24"/>
          <w:szCs w:val="24"/>
        </w:rPr>
        <w:t>m</w:t>
      </w:r>
      <w:r w:rsidRPr="00DB597E">
        <w:rPr>
          <w:rFonts w:ascii="Times New Roman" w:eastAsia="Times New Roman" w:hAnsi="Times New Roman" w:cs="Times New Roman"/>
          <w:b/>
          <w:iCs/>
          <w:sz w:val="24"/>
          <w:szCs w:val="24"/>
        </w:rPr>
        <w:t>easurement</w:t>
      </w:r>
    </w:p>
    <w:p w14:paraId="0641BE31" w14:textId="214AE6E4" w:rsidR="00F93EB0" w:rsidRDefault="00046AF6" w:rsidP="00296A9D">
      <w:pPr>
        <w:spacing w:line="480" w:lineRule="auto"/>
        <w:ind w:firstLine="720"/>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t>To create the setup for resistance measurement, a wire was first attached to each of the upper two copper patches of the sample area with copper tape as shown in Fig</w:t>
      </w:r>
      <w:r w:rsidR="009B7ACF">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 1, and these wires were connected to the breadboard. Together with the lower two contacts, which were also used for the Seebeck voltage measurement, these copper patches form the four-point </w:t>
      </w:r>
      <w:r w:rsidR="003B7E97">
        <w:rPr>
          <w:rFonts w:ascii="Times New Roman" w:eastAsia="Times New Roman" w:hAnsi="Times New Roman" w:cs="Times New Roman"/>
          <w:sz w:val="24"/>
          <w:szCs w:val="24"/>
        </w:rPr>
        <w:t>van</w:t>
      </w:r>
      <w:r w:rsidRPr="00995F62">
        <w:rPr>
          <w:rFonts w:ascii="Times New Roman" w:eastAsia="Times New Roman" w:hAnsi="Times New Roman" w:cs="Times New Roman"/>
          <w:sz w:val="24"/>
          <w:szCs w:val="24"/>
        </w:rPr>
        <w:t xml:space="preserve"> der Pauw geometry of the resistance measurement.</w:t>
      </w:r>
      <w:r w:rsidR="00C23067">
        <w:rPr>
          <w:rFonts w:ascii="Times New Roman" w:eastAsia="Times New Roman" w:hAnsi="Times New Roman" w:cs="Times New Roman"/>
          <w:sz w:val="24"/>
          <w:szCs w:val="24"/>
        </w:rPr>
        <w:fldChar w:fldCharType="begin" w:fldLock="1"/>
      </w:r>
      <w:r w:rsidR="0073239E">
        <w:rPr>
          <w:rFonts w:ascii="Times New Roman" w:eastAsia="Times New Roman" w:hAnsi="Times New Roman" w:cs="Times New Roman"/>
          <w:sz w:val="24"/>
          <w:szCs w:val="24"/>
        </w:rPr>
        <w:instrText>ADDIN CSL_CITATION {"citationItems":[{"id":"ITEM-1","itemData":{"DOI":"10.1038/s41598-020-72097-1","ISBN":"0123456789","ISSN":"2045-2322","PMID":"33009433","abstract":"This work reports an analytical method for determining electrical resistivity (ρ) and sheet resistance (RS) of isotropic conductors. The method is compared with previous numerical solutions and available experimental data showing a universal behavior for isotropic conductors. An approximated solution is also reported allowing one to easily determine ρ and RS for samples either with regular or arbitrary shapes.","author":[{"dropping-particle":"","family":"Oliveira","given":"F. S.","non-dropping-particle":"","parse-names":false,"suffix":""},{"dropping-particle":"","family":"Cipriano","given":"R. B.","non-dropping-particle":"","parse-names":false,"suffix":""},{"dropping-particle":"","family":"Silva","given":"F. T.","non-dropping-particle":"da","parse-names":false,"suffix":""},{"dropping-particle":"","family":"Romão","given":"E. C.","non-dropping-particle":"","parse-names":false,"suffix":""},{"dropping-particle":"","family":"Santos","given":"C. A.M.","non-dropping-particle":"dos","parse-names":false,"suffix":""}],"container-title":"Scientific Reports 2020 10:1","id":"ITEM-1","issue":"1","issued":{"date-parts":[["2020","10","2"]]},"page":"1-8","publisher":"Nature Publishing Group","title":"Simple analytical method for determining electrical resistivity and sheet resistance using the van der Pauw procedure","type":"article-journal","volume":"10"},"uris":["http://www.mendeley.com/documents/?uuid=fd390c52-e62f-3360-862d-2676da83e2f4"]}],"mendeley":{"formattedCitation":"&lt;sup&gt;16&lt;/sup&gt;","plainTextFormattedCitation":"16","previouslyFormattedCitation":"&lt;sup&gt;16&lt;/sup&gt;"},"properties":{"noteIndex":0},"schema":"https://github.com/citation-style-language/schema/raw/master/csl-citation.json"}</w:instrText>
      </w:r>
      <w:r w:rsidR="00C23067">
        <w:rPr>
          <w:rFonts w:ascii="Times New Roman" w:eastAsia="Times New Roman" w:hAnsi="Times New Roman" w:cs="Times New Roman"/>
          <w:sz w:val="24"/>
          <w:szCs w:val="24"/>
        </w:rPr>
        <w:fldChar w:fldCharType="separate"/>
      </w:r>
      <w:r w:rsidR="00C23067" w:rsidRPr="00C23067">
        <w:rPr>
          <w:rFonts w:ascii="Times New Roman" w:eastAsia="Times New Roman" w:hAnsi="Times New Roman" w:cs="Times New Roman"/>
          <w:noProof/>
          <w:sz w:val="24"/>
          <w:szCs w:val="24"/>
          <w:vertAlign w:val="superscript"/>
        </w:rPr>
        <w:t>16</w:t>
      </w:r>
      <w:r w:rsidR="00C23067">
        <w:rPr>
          <w:rFonts w:ascii="Times New Roman" w:eastAsia="Times New Roman" w:hAnsi="Times New Roman" w:cs="Times New Roman"/>
          <w:sz w:val="24"/>
          <w:szCs w:val="24"/>
        </w:rPr>
        <w:fldChar w:fldCharType="end"/>
      </w:r>
      <w:r w:rsidRPr="00995F62">
        <w:rPr>
          <w:rFonts w:ascii="Times New Roman" w:eastAsia="Times New Roman" w:hAnsi="Times New Roman" w:cs="Times New Roman"/>
          <w:sz w:val="24"/>
          <w:szCs w:val="24"/>
        </w:rPr>
        <w:t xml:space="preserve"> Next, </w:t>
      </w:r>
      <w:r w:rsidR="004551EA">
        <w:rPr>
          <w:rFonts w:ascii="Times New Roman" w:eastAsia="Times New Roman" w:hAnsi="Times New Roman" w:cs="Times New Roman"/>
          <w:sz w:val="24"/>
          <w:szCs w:val="24"/>
        </w:rPr>
        <w:t xml:space="preserve">on the breadboard, </w:t>
      </w:r>
      <w:r w:rsidRPr="00995F62">
        <w:rPr>
          <w:rFonts w:ascii="Times New Roman" w:eastAsia="Times New Roman" w:hAnsi="Times New Roman" w:cs="Times New Roman"/>
          <w:sz w:val="24"/>
          <w:szCs w:val="24"/>
        </w:rPr>
        <w:t>a 1</w:t>
      </w:r>
      <w:r w:rsidR="00777663">
        <w:rPr>
          <w:rFonts w:ascii="Times New Roman" w:hAnsi="Times New Roman" w:cs="Times New Roman" w:hint="eastAsia"/>
          <w:sz w:val="24"/>
          <w:szCs w:val="24"/>
        </w:rPr>
        <w:t xml:space="preserve"> </w:t>
      </w:r>
      <w:proofErr w:type="spellStart"/>
      <w:r w:rsidRPr="00995F62">
        <w:rPr>
          <w:rFonts w:ascii="Times New Roman" w:eastAsia="Times New Roman" w:hAnsi="Times New Roman" w:cs="Times New Roman"/>
          <w:sz w:val="24"/>
          <w:szCs w:val="24"/>
        </w:rPr>
        <w:t>kΩ</w:t>
      </w:r>
      <w:proofErr w:type="spellEnd"/>
      <w:r w:rsidRPr="00995F62">
        <w:rPr>
          <w:rFonts w:ascii="Times New Roman" w:eastAsia="Times New Roman" w:hAnsi="Times New Roman" w:cs="Times New Roman"/>
          <w:sz w:val="24"/>
          <w:szCs w:val="24"/>
        </w:rPr>
        <w:t xml:space="preserve"> resistor </w:t>
      </w:r>
      <w:r w:rsidR="009B7ACF">
        <w:rPr>
          <w:rFonts w:ascii="Times New Roman" w:eastAsia="Times New Roman" w:hAnsi="Times New Roman" w:cs="Times New Roman"/>
          <w:sz w:val="24"/>
          <w:szCs w:val="24"/>
        </w:rPr>
        <w:t>(R1</w:t>
      </w:r>
      <w:r w:rsidR="009C012D">
        <w:rPr>
          <w:rFonts w:ascii="Times New Roman" w:eastAsia="Times New Roman" w:hAnsi="Times New Roman" w:cs="Times New Roman"/>
          <w:sz w:val="24"/>
          <w:szCs w:val="24"/>
        </w:rPr>
        <w:t>)</w:t>
      </w:r>
      <w:r w:rsidR="009B7ACF">
        <w:rPr>
          <w:rFonts w:ascii="Times New Roman" w:eastAsia="Times New Roman" w:hAnsi="Times New Roman" w:cs="Times New Roman"/>
          <w:sz w:val="24"/>
          <w:szCs w:val="24"/>
        </w:rPr>
        <w:t xml:space="preserve"> </w:t>
      </w:r>
      <w:r w:rsidR="009C012D">
        <w:rPr>
          <w:rFonts w:ascii="Times New Roman" w:eastAsia="Times New Roman" w:hAnsi="Times New Roman" w:cs="Times New Roman"/>
          <w:sz w:val="24"/>
          <w:szCs w:val="24"/>
        </w:rPr>
        <w:t xml:space="preserve">was connected between </w:t>
      </w:r>
      <w:r w:rsidRPr="00995F62">
        <w:rPr>
          <w:rFonts w:ascii="Times New Roman" w:eastAsia="Times New Roman" w:hAnsi="Times New Roman" w:cs="Times New Roman"/>
          <w:sz w:val="24"/>
          <w:szCs w:val="24"/>
        </w:rPr>
        <w:t xml:space="preserve">the hotter side of the sample </w:t>
      </w:r>
      <w:r w:rsidR="009C012D">
        <w:rPr>
          <w:rFonts w:ascii="Times New Roman" w:eastAsia="Times New Roman" w:hAnsi="Times New Roman" w:cs="Times New Roman"/>
          <w:sz w:val="24"/>
          <w:szCs w:val="24"/>
        </w:rPr>
        <w:t>and a d</w:t>
      </w:r>
      <w:r w:rsidRPr="00995F62">
        <w:rPr>
          <w:rFonts w:ascii="Times New Roman" w:eastAsia="Times New Roman" w:hAnsi="Times New Roman" w:cs="Times New Roman"/>
          <w:sz w:val="24"/>
          <w:szCs w:val="24"/>
        </w:rPr>
        <w:t xml:space="preserve">igital output </w:t>
      </w:r>
      <w:r w:rsidR="009B7ACF">
        <w:rPr>
          <w:rFonts w:ascii="Times New Roman" w:eastAsia="Times New Roman" w:hAnsi="Times New Roman" w:cs="Times New Roman"/>
          <w:sz w:val="24"/>
          <w:szCs w:val="24"/>
        </w:rPr>
        <w:t xml:space="preserve">(D6) </w:t>
      </w:r>
      <w:r w:rsidRPr="00995F62">
        <w:rPr>
          <w:rFonts w:ascii="Times New Roman" w:eastAsia="Times New Roman" w:hAnsi="Times New Roman" w:cs="Times New Roman"/>
          <w:sz w:val="24"/>
          <w:szCs w:val="24"/>
        </w:rPr>
        <w:t xml:space="preserve">of the Arduino that could </w:t>
      </w:r>
      <w:r w:rsidRPr="00995F62">
        <w:rPr>
          <w:rFonts w:ascii="Times New Roman" w:eastAsia="Times New Roman" w:hAnsi="Times New Roman" w:cs="Times New Roman"/>
          <w:sz w:val="24"/>
          <w:szCs w:val="24"/>
        </w:rPr>
        <w:lastRenderedPageBreak/>
        <w:t>provide a current through the sample</w:t>
      </w:r>
      <w:r w:rsidR="008F5E1B">
        <w:rPr>
          <w:rFonts w:ascii="Times New Roman" w:eastAsia="Times New Roman" w:hAnsi="Times New Roman" w:cs="Times New Roman"/>
          <w:sz w:val="24"/>
          <w:szCs w:val="24"/>
        </w:rPr>
        <w:t xml:space="preserve">. </w:t>
      </w:r>
      <w:r w:rsidR="009C012D">
        <w:rPr>
          <w:rFonts w:ascii="Times New Roman" w:eastAsia="Times New Roman" w:hAnsi="Times New Roman" w:cs="Times New Roman"/>
          <w:sz w:val="24"/>
          <w:szCs w:val="24"/>
        </w:rPr>
        <w:t xml:space="preserve">Then another </w:t>
      </w:r>
      <w:r w:rsidR="009C012D" w:rsidRPr="00995F62">
        <w:rPr>
          <w:rFonts w:ascii="Times New Roman" w:eastAsia="Times New Roman" w:hAnsi="Times New Roman" w:cs="Times New Roman"/>
          <w:sz w:val="24"/>
          <w:szCs w:val="24"/>
        </w:rPr>
        <w:t>1</w:t>
      </w:r>
      <w:r w:rsidR="009C012D">
        <w:rPr>
          <w:rFonts w:ascii="Times New Roman" w:hAnsi="Times New Roman" w:cs="Times New Roman" w:hint="eastAsia"/>
          <w:sz w:val="24"/>
          <w:szCs w:val="24"/>
        </w:rPr>
        <w:t xml:space="preserve"> </w:t>
      </w:r>
      <w:proofErr w:type="spellStart"/>
      <w:r w:rsidR="009C012D" w:rsidRPr="00995F62">
        <w:rPr>
          <w:rFonts w:ascii="Times New Roman" w:eastAsia="Times New Roman" w:hAnsi="Times New Roman" w:cs="Times New Roman"/>
          <w:sz w:val="24"/>
          <w:szCs w:val="24"/>
        </w:rPr>
        <w:t>kΩ</w:t>
      </w:r>
      <w:proofErr w:type="spellEnd"/>
      <w:r w:rsidR="009C012D" w:rsidRPr="00995F62">
        <w:rPr>
          <w:rFonts w:ascii="Times New Roman" w:eastAsia="Times New Roman" w:hAnsi="Times New Roman" w:cs="Times New Roman"/>
          <w:sz w:val="24"/>
          <w:szCs w:val="24"/>
        </w:rPr>
        <w:t xml:space="preserve"> resistor </w:t>
      </w:r>
      <w:r w:rsidR="00D1570D">
        <w:rPr>
          <w:rFonts w:ascii="Times New Roman" w:eastAsia="Times New Roman" w:hAnsi="Times New Roman" w:cs="Times New Roman"/>
          <w:sz w:val="24"/>
          <w:szCs w:val="24"/>
        </w:rPr>
        <w:t xml:space="preserve">(R2) </w:t>
      </w:r>
      <w:r w:rsidRPr="00995F62">
        <w:rPr>
          <w:rFonts w:ascii="Times New Roman" w:eastAsia="Times New Roman" w:hAnsi="Times New Roman" w:cs="Times New Roman"/>
          <w:sz w:val="24"/>
          <w:szCs w:val="24"/>
        </w:rPr>
        <w:t xml:space="preserve">was connected </w:t>
      </w:r>
      <w:r w:rsidR="009C012D">
        <w:rPr>
          <w:rFonts w:ascii="Times New Roman" w:eastAsia="Times New Roman" w:hAnsi="Times New Roman" w:cs="Times New Roman"/>
          <w:sz w:val="24"/>
          <w:szCs w:val="24"/>
        </w:rPr>
        <w:t xml:space="preserve">between the colder side of the sample </w:t>
      </w:r>
      <w:r w:rsidRPr="00995F62">
        <w:rPr>
          <w:rFonts w:ascii="Times New Roman" w:eastAsia="Times New Roman" w:hAnsi="Times New Roman" w:cs="Times New Roman"/>
          <w:sz w:val="24"/>
          <w:szCs w:val="24"/>
        </w:rPr>
        <w:t xml:space="preserve">to the </w:t>
      </w:r>
      <w:r w:rsidR="004551EA">
        <w:rPr>
          <w:rFonts w:ascii="Times New Roman" w:eastAsia="Times New Roman" w:hAnsi="Times New Roman" w:cs="Times New Roman"/>
          <w:sz w:val="24"/>
          <w:szCs w:val="24"/>
        </w:rPr>
        <w:t>D</w:t>
      </w:r>
      <w:r w:rsidRPr="00995F62">
        <w:rPr>
          <w:rFonts w:ascii="Times New Roman" w:eastAsia="Times New Roman" w:hAnsi="Times New Roman" w:cs="Times New Roman"/>
          <w:sz w:val="24"/>
          <w:szCs w:val="24"/>
        </w:rPr>
        <w:t>rain of an N-channel MOSFET</w:t>
      </w:r>
      <w:r w:rsidR="009B7ACF">
        <w:rPr>
          <w:rFonts w:ascii="Times New Roman" w:eastAsia="Times New Roman" w:hAnsi="Times New Roman" w:cs="Times New Roman"/>
          <w:sz w:val="24"/>
          <w:szCs w:val="24"/>
        </w:rPr>
        <w:t xml:space="preserve"> (</w:t>
      </w:r>
      <w:proofErr w:type="spellStart"/>
      <w:r w:rsidR="009B7ACF">
        <w:rPr>
          <w:rFonts w:ascii="Times New Roman" w:eastAsia="Times New Roman" w:hAnsi="Times New Roman" w:cs="Times New Roman"/>
          <w:sz w:val="24"/>
          <w:szCs w:val="24"/>
        </w:rPr>
        <w:t>TrR</w:t>
      </w:r>
      <w:proofErr w:type="spellEnd"/>
      <w:r w:rsidR="009B7ACF">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 with its </w:t>
      </w:r>
      <w:r w:rsidR="004551EA">
        <w:rPr>
          <w:rFonts w:ascii="Times New Roman" w:eastAsia="Times New Roman" w:hAnsi="Times New Roman" w:cs="Times New Roman"/>
          <w:sz w:val="24"/>
          <w:szCs w:val="24"/>
        </w:rPr>
        <w:t>G</w:t>
      </w:r>
      <w:r w:rsidRPr="00995F62">
        <w:rPr>
          <w:rFonts w:ascii="Times New Roman" w:eastAsia="Times New Roman" w:hAnsi="Times New Roman" w:cs="Times New Roman"/>
          <w:sz w:val="24"/>
          <w:szCs w:val="24"/>
        </w:rPr>
        <w:t xml:space="preserve">ate being controlled by the same digital output </w:t>
      </w:r>
      <w:r w:rsidR="000C0E4E">
        <w:rPr>
          <w:rFonts w:ascii="Times New Roman" w:eastAsia="Times New Roman" w:hAnsi="Times New Roman" w:cs="Times New Roman"/>
          <w:sz w:val="24"/>
          <w:szCs w:val="24"/>
        </w:rPr>
        <w:t xml:space="preserve">(D6) </w:t>
      </w:r>
      <w:r w:rsidRPr="00995F62">
        <w:rPr>
          <w:rFonts w:ascii="Times New Roman" w:eastAsia="Times New Roman" w:hAnsi="Times New Roman" w:cs="Times New Roman"/>
          <w:sz w:val="24"/>
          <w:szCs w:val="24"/>
        </w:rPr>
        <w:t xml:space="preserve">providing the current. The </w:t>
      </w:r>
      <w:r w:rsidR="004551EA">
        <w:rPr>
          <w:rFonts w:ascii="Times New Roman" w:eastAsia="Times New Roman" w:hAnsi="Times New Roman" w:cs="Times New Roman"/>
          <w:sz w:val="24"/>
          <w:szCs w:val="24"/>
        </w:rPr>
        <w:t>S</w:t>
      </w:r>
      <w:r w:rsidRPr="00995F62">
        <w:rPr>
          <w:rFonts w:ascii="Times New Roman" w:eastAsia="Times New Roman" w:hAnsi="Times New Roman" w:cs="Times New Roman"/>
          <w:sz w:val="24"/>
          <w:szCs w:val="24"/>
        </w:rPr>
        <w:t xml:space="preserve">ource of the transistor was connected directly to the </w:t>
      </w:r>
      <w:r w:rsidR="004551EA">
        <w:rPr>
          <w:rFonts w:ascii="Times New Roman" w:eastAsia="Times New Roman" w:hAnsi="Times New Roman" w:cs="Times New Roman"/>
          <w:sz w:val="24"/>
          <w:szCs w:val="24"/>
        </w:rPr>
        <w:t xml:space="preserve">digital </w:t>
      </w:r>
      <w:r w:rsidRPr="00995F62">
        <w:rPr>
          <w:rFonts w:ascii="Times New Roman" w:eastAsia="Times New Roman" w:hAnsi="Times New Roman" w:cs="Times New Roman"/>
          <w:sz w:val="24"/>
          <w:szCs w:val="24"/>
        </w:rPr>
        <w:t>ground of the Arduino. This transistor</w:t>
      </w:r>
      <w:r w:rsidR="00D1570D">
        <w:rPr>
          <w:rFonts w:ascii="Times New Roman" w:eastAsia="Times New Roman" w:hAnsi="Times New Roman" w:cs="Times New Roman"/>
          <w:sz w:val="24"/>
          <w:szCs w:val="24"/>
        </w:rPr>
        <w:t xml:space="preserve"> (</w:t>
      </w:r>
      <w:proofErr w:type="spellStart"/>
      <w:r w:rsidR="00D1570D">
        <w:rPr>
          <w:rFonts w:ascii="Times New Roman" w:eastAsia="Times New Roman" w:hAnsi="Times New Roman" w:cs="Times New Roman"/>
          <w:sz w:val="24"/>
          <w:szCs w:val="24"/>
        </w:rPr>
        <w:t>TrR</w:t>
      </w:r>
      <w:proofErr w:type="spellEnd"/>
      <w:r w:rsidR="00D1570D">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 which disconnected the ground from the sample when the resistance was not being measured, was needed because the sample being directly connected to the ground interfered with the Seebeck measurement. </w:t>
      </w:r>
    </w:p>
    <w:p w14:paraId="5D3031CF" w14:textId="5635C58F" w:rsidR="009E054C" w:rsidRDefault="00F93EB0" w:rsidP="008F5E1B">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D6 is normally </w:t>
      </w:r>
      <w:r w:rsidR="00772234">
        <w:rPr>
          <w:rFonts w:ascii="Times New Roman" w:eastAsia="Times New Roman" w:hAnsi="Times New Roman" w:cs="Times New Roman"/>
          <w:sz w:val="24"/>
          <w:szCs w:val="24"/>
        </w:rPr>
        <w:t xml:space="preserve">left </w:t>
      </w:r>
      <w:r>
        <w:rPr>
          <w:rFonts w:ascii="Times New Roman" w:eastAsia="Times New Roman" w:hAnsi="Times New Roman" w:cs="Times New Roman"/>
          <w:sz w:val="24"/>
          <w:szCs w:val="24"/>
        </w:rPr>
        <w:t xml:space="preserve">in the floating </w:t>
      </w:r>
      <w:r w:rsidR="00874C5F">
        <w:rPr>
          <w:rFonts w:ascii="Times New Roman" w:eastAsia="Times New Roman" w:hAnsi="Times New Roman" w:cs="Times New Roman"/>
          <w:sz w:val="24"/>
          <w:szCs w:val="24"/>
        </w:rPr>
        <w:t>mode</w:t>
      </w:r>
      <w:r>
        <w:rPr>
          <w:rFonts w:ascii="Times New Roman" w:eastAsia="Times New Roman" w:hAnsi="Times New Roman" w:cs="Times New Roman"/>
          <w:sz w:val="24"/>
          <w:szCs w:val="24"/>
        </w:rPr>
        <w:t xml:space="preserve">, </w:t>
      </w:r>
      <w:r w:rsidR="004551EA">
        <w:rPr>
          <w:rFonts w:ascii="Times New Roman" w:eastAsia="Times New Roman" w:hAnsi="Times New Roman" w:cs="Times New Roman"/>
          <w:sz w:val="24"/>
          <w:szCs w:val="24"/>
        </w:rPr>
        <w:t xml:space="preserve">so that the current flow path of the </w:t>
      </w:r>
      <w:r>
        <w:rPr>
          <w:rFonts w:ascii="Times New Roman" w:eastAsia="Times New Roman" w:hAnsi="Times New Roman" w:cs="Times New Roman"/>
          <w:sz w:val="24"/>
          <w:szCs w:val="24"/>
        </w:rPr>
        <w:t xml:space="preserve">resistance measurement is </w:t>
      </w:r>
      <w:r w:rsidR="004551EA">
        <w:rPr>
          <w:rFonts w:ascii="Times New Roman" w:eastAsia="Times New Roman" w:hAnsi="Times New Roman" w:cs="Times New Roman"/>
          <w:sz w:val="24"/>
          <w:szCs w:val="24"/>
        </w:rPr>
        <w:t xml:space="preserve">completely </w:t>
      </w:r>
      <w:r>
        <w:rPr>
          <w:rFonts w:ascii="Times New Roman" w:eastAsia="Times New Roman" w:hAnsi="Times New Roman" w:cs="Times New Roman"/>
          <w:sz w:val="24"/>
          <w:szCs w:val="24"/>
        </w:rPr>
        <w:t xml:space="preserve">isolated from both the 5 V and </w:t>
      </w:r>
      <w:r w:rsidR="00A6458F">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ground </w:t>
      </w:r>
      <w:r w:rsidR="00874C5F">
        <w:rPr>
          <w:rFonts w:ascii="Times New Roman" w:eastAsia="Times New Roman" w:hAnsi="Times New Roman" w:cs="Times New Roman"/>
          <w:sz w:val="24"/>
          <w:szCs w:val="24"/>
        </w:rPr>
        <w:t xml:space="preserve">in order not to </w:t>
      </w:r>
      <w:r>
        <w:rPr>
          <w:rFonts w:ascii="Times New Roman" w:eastAsia="Times New Roman" w:hAnsi="Times New Roman" w:cs="Times New Roman"/>
          <w:sz w:val="24"/>
          <w:szCs w:val="24"/>
        </w:rPr>
        <w:t xml:space="preserve">interfere with the Seebeck coefficient measurement. </w:t>
      </w:r>
      <w:r w:rsidR="00FD546C">
        <w:rPr>
          <w:rFonts w:ascii="Times New Roman" w:eastAsia="Times New Roman" w:hAnsi="Times New Roman" w:cs="Times New Roman"/>
          <w:sz w:val="24"/>
          <w:szCs w:val="24"/>
        </w:rPr>
        <w:t xml:space="preserve">Then, when we want to measure the resistance, D6 is set to 5 V, which then turns on </w:t>
      </w:r>
      <w:proofErr w:type="spellStart"/>
      <w:r w:rsidR="00FD546C">
        <w:rPr>
          <w:rFonts w:ascii="Times New Roman" w:eastAsia="Times New Roman" w:hAnsi="Times New Roman" w:cs="Times New Roman"/>
          <w:sz w:val="24"/>
          <w:szCs w:val="24"/>
        </w:rPr>
        <w:t>TrR</w:t>
      </w:r>
      <w:proofErr w:type="spellEnd"/>
      <w:r w:rsidR="00FD546C">
        <w:rPr>
          <w:rFonts w:ascii="Times New Roman" w:eastAsia="Times New Roman" w:hAnsi="Times New Roman" w:cs="Times New Roman"/>
          <w:sz w:val="24"/>
          <w:szCs w:val="24"/>
        </w:rPr>
        <w:t xml:space="preserve"> and allows current to flow from 5 V </w:t>
      </w:r>
      <w:r w:rsidR="00FD546C">
        <w:rPr>
          <w:rFonts w:ascii="Times New Roman" w:eastAsia="Times New Roman" w:hAnsi="Times New Roman" w:cs="Times New Roman"/>
          <w:sz w:val="24"/>
          <w:szCs w:val="24"/>
        </w:rPr>
        <w:sym w:font="Symbol" w:char="F0AE"/>
      </w:r>
      <w:r w:rsidR="00FD546C">
        <w:rPr>
          <w:rFonts w:ascii="Times New Roman" w:eastAsia="Times New Roman" w:hAnsi="Times New Roman" w:cs="Times New Roman"/>
          <w:sz w:val="24"/>
          <w:szCs w:val="24"/>
        </w:rPr>
        <w:t xml:space="preserve"> R1 </w:t>
      </w:r>
      <w:r w:rsidR="00FD546C">
        <w:rPr>
          <w:rFonts w:ascii="Times New Roman" w:eastAsia="Times New Roman" w:hAnsi="Times New Roman" w:cs="Times New Roman"/>
          <w:sz w:val="24"/>
          <w:szCs w:val="24"/>
        </w:rPr>
        <w:sym w:font="Symbol" w:char="F0AE"/>
      </w:r>
      <w:r w:rsidR="00FD546C">
        <w:rPr>
          <w:rFonts w:ascii="Times New Roman" w:eastAsia="Times New Roman" w:hAnsi="Times New Roman" w:cs="Times New Roman"/>
          <w:sz w:val="24"/>
          <w:szCs w:val="24"/>
        </w:rPr>
        <w:t xml:space="preserve"> sample </w:t>
      </w:r>
      <w:r w:rsidR="00FD546C">
        <w:rPr>
          <w:rFonts w:ascii="Times New Roman" w:eastAsia="Times New Roman" w:hAnsi="Times New Roman" w:cs="Times New Roman"/>
          <w:sz w:val="24"/>
          <w:szCs w:val="24"/>
        </w:rPr>
        <w:sym w:font="Symbol" w:char="F0AE"/>
      </w:r>
      <w:r w:rsidR="00FD546C">
        <w:rPr>
          <w:rFonts w:ascii="Times New Roman" w:eastAsia="Times New Roman" w:hAnsi="Times New Roman" w:cs="Times New Roman"/>
          <w:sz w:val="24"/>
          <w:szCs w:val="24"/>
        </w:rPr>
        <w:t xml:space="preserve"> R2 </w:t>
      </w:r>
      <w:r w:rsidR="00FD546C">
        <w:rPr>
          <w:rFonts w:ascii="Times New Roman" w:eastAsia="Times New Roman" w:hAnsi="Times New Roman" w:cs="Times New Roman"/>
          <w:sz w:val="24"/>
          <w:szCs w:val="24"/>
        </w:rPr>
        <w:sym w:font="Symbol" w:char="F0AE"/>
      </w:r>
      <w:r w:rsidR="00FD546C">
        <w:rPr>
          <w:rFonts w:ascii="Times New Roman" w:eastAsia="Times New Roman" w:hAnsi="Times New Roman" w:cs="Times New Roman"/>
          <w:sz w:val="24"/>
          <w:szCs w:val="24"/>
        </w:rPr>
        <w:t xml:space="preserve"> </w:t>
      </w:r>
      <w:proofErr w:type="spellStart"/>
      <w:r w:rsidR="00FD546C">
        <w:rPr>
          <w:rFonts w:ascii="Times New Roman" w:eastAsia="Times New Roman" w:hAnsi="Times New Roman" w:cs="Times New Roman"/>
          <w:sz w:val="24"/>
          <w:szCs w:val="24"/>
        </w:rPr>
        <w:t>TrR</w:t>
      </w:r>
      <w:proofErr w:type="spellEnd"/>
      <w:r w:rsidR="00FD546C">
        <w:rPr>
          <w:rFonts w:ascii="Times New Roman" w:eastAsia="Times New Roman" w:hAnsi="Times New Roman" w:cs="Times New Roman"/>
          <w:sz w:val="24"/>
          <w:szCs w:val="24"/>
        </w:rPr>
        <w:t xml:space="preserve"> </w:t>
      </w:r>
      <w:r w:rsidR="00FD546C">
        <w:rPr>
          <w:rFonts w:ascii="Times New Roman" w:eastAsia="Times New Roman" w:hAnsi="Times New Roman" w:cs="Times New Roman"/>
          <w:sz w:val="24"/>
          <w:szCs w:val="24"/>
        </w:rPr>
        <w:sym w:font="Symbol" w:char="F0AE"/>
      </w:r>
      <w:r w:rsidR="00FD546C">
        <w:rPr>
          <w:rFonts w:ascii="Times New Roman" w:eastAsia="Times New Roman" w:hAnsi="Times New Roman" w:cs="Times New Roman"/>
          <w:sz w:val="24"/>
          <w:szCs w:val="24"/>
        </w:rPr>
        <w:t xml:space="preserve"> ground. Because the </w:t>
      </w:r>
      <w:r w:rsidR="004551EA">
        <w:rPr>
          <w:rFonts w:ascii="Times New Roman" w:eastAsia="Times New Roman" w:hAnsi="Times New Roman" w:cs="Times New Roman"/>
          <w:sz w:val="24"/>
          <w:szCs w:val="24"/>
        </w:rPr>
        <w:t>(D</w:t>
      </w:r>
      <w:r w:rsidR="00A6458F">
        <w:rPr>
          <w:rFonts w:ascii="Times New Roman" w:eastAsia="Times New Roman" w:hAnsi="Times New Roman" w:cs="Times New Roman"/>
          <w:sz w:val="24"/>
          <w:szCs w:val="24"/>
        </w:rPr>
        <w:t>rain-to-</w:t>
      </w:r>
      <w:r w:rsidR="004551EA">
        <w:rPr>
          <w:rFonts w:ascii="Times New Roman" w:eastAsia="Times New Roman" w:hAnsi="Times New Roman" w:cs="Times New Roman"/>
          <w:sz w:val="24"/>
          <w:szCs w:val="24"/>
        </w:rPr>
        <w:t>S</w:t>
      </w:r>
      <w:r w:rsidR="00A6458F">
        <w:rPr>
          <w:rFonts w:ascii="Times New Roman" w:eastAsia="Times New Roman" w:hAnsi="Times New Roman" w:cs="Times New Roman"/>
          <w:sz w:val="24"/>
          <w:szCs w:val="24"/>
        </w:rPr>
        <w:t xml:space="preserve">ource) </w:t>
      </w:r>
      <w:r w:rsidR="00FD546C">
        <w:rPr>
          <w:rFonts w:ascii="Times New Roman" w:eastAsia="Times New Roman" w:hAnsi="Times New Roman" w:cs="Times New Roman"/>
          <w:sz w:val="24"/>
          <w:szCs w:val="24"/>
        </w:rPr>
        <w:t xml:space="preserve">voltage across </w:t>
      </w:r>
      <w:proofErr w:type="spellStart"/>
      <w:r w:rsidR="00FD546C">
        <w:rPr>
          <w:rFonts w:ascii="Times New Roman" w:eastAsia="Times New Roman" w:hAnsi="Times New Roman" w:cs="Times New Roman"/>
          <w:sz w:val="24"/>
          <w:szCs w:val="24"/>
        </w:rPr>
        <w:t>TrR</w:t>
      </w:r>
      <w:proofErr w:type="spellEnd"/>
      <w:r w:rsidR="00FD546C">
        <w:rPr>
          <w:rFonts w:ascii="Times New Roman" w:eastAsia="Times New Roman" w:hAnsi="Times New Roman" w:cs="Times New Roman"/>
          <w:sz w:val="24"/>
          <w:szCs w:val="24"/>
        </w:rPr>
        <w:t xml:space="preserve"> is </w:t>
      </w:r>
      <w:r w:rsidR="00772234">
        <w:rPr>
          <w:rFonts w:ascii="Times New Roman" w:eastAsia="Times New Roman" w:hAnsi="Times New Roman" w:cs="Times New Roman"/>
          <w:sz w:val="24"/>
          <w:szCs w:val="24"/>
        </w:rPr>
        <w:t>n</w:t>
      </w:r>
      <w:r w:rsidR="00FD546C">
        <w:rPr>
          <w:rFonts w:ascii="Times New Roman" w:eastAsia="Times New Roman" w:hAnsi="Times New Roman" w:cs="Times New Roman"/>
          <w:sz w:val="24"/>
          <w:szCs w:val="24"/>
        </w:rPr>
        <w:t xml:space="preserve">egligible when turned on, </w:t>
      </w:r>
      <w:r w:rsidR="009E054C">
        <w:rPr>
          <w:rFonts w:ascii="Times New Roman" w:eastAsia="Times New Roman" w:hAnsi="Times New Roman" w:cs="Times New Roman"/>
          <w:sz w:val="24"/>
          <w:szCs w:val="24"/>
        </w:rPr>
        <w:t xml:space="preserve">the current (I) flowing through the sample can be determined by measuring the voltage across R2 using A4: that is, I = A4/R2. Considering that R1 = R2 = 1 </w:t>
      </w:r>
      <w:proofErr w:type="spellStart"/>
      <w:r w:rsidR="009E054C">
        <w:rPr>
          <w:rFonts w:ascii="Times New Roman" w:eastAsia="Times New Roman" w:hAnsi="Times New Roman" w:cs="Times New Roman"/>
          <w:sz w:val="24"/>
          <w:szCs w:val="24"/>
        </w:rPr>
        <w:t>k</w:t>
      </w:r>
      <w:r w:rsidR="009E054C" w:rsidRPr="00995F62">
        <w:rPr>
          <w:rFonts w:ascii="Times New Roman" w:eastAsia="Times New Roman" w:hAnsi="Times New Roman" w:cs="Times New Roman"/>
          <w:sz w:val="24"/>
          <w:szCs w:val="24"/>
        </w:rPr>
        <w:t>Ω</w:t>
      </w:r>
      <w:proofErr w:type="spellEnd"/>
      <w:r w:rsidR="009E054C">
        <w:rPr>
          <w:rFonts w:ascii="Times New Roman" w:eastAsia="Times New Roman" w:hAnsi="Times New Roman" w:cs="Times New Roman"/>
          <w:sz w:val="24"/>
          <w:szCs w:val="24"/>
        </w:rPr>
        <w:t xml:space="preserve"> in our setup, the maximum current that can flow through the sample is 5 V / 2 </w:t>
      </w:r>
      <w:proofErr w:type="spellStart"/>
      <w:r w:rsidR="009E054C">
        <w:rPr>
          <w:rFonts w:ascii="Times New Roman" w:eastAsia="Times New Roman" w:hAnsi="Times New Roman" w:cs="Times New Roman"/>
          <w:sz w:val="24"/>
          <w:szCs w:val="24"/>
        </w:rPr>
        <w:t>k</w:t>
      </w:r>
      <w:r w:rsidR="009E054C" w:rsidRPr="00995F62">
        <w:rPr>
          <w:rFonts w:ascii="Times New Roman" w:eastAsia="Times New Roman" w:hAnsi="Times New Roman" w:cs="Times New Roman"/>
          <w:sz w:val="24"/>
          <w:szCs w:val="24"/>
        </w:rPr>
        <w:t>Ω</w:t>
      </w:r>
      <w:proofErr w:type="spellEnd"/>
      <w:r w:rsidR="009E054C">
        <w:rPr>
          <w:rFonts w:ascii="Times New Roman" w:eastAsia="Times New Roman" w:hAnsi="Times New Roman" w:cs="Times New Roman"/>
          <w:sz w:val="24"/>
          <w:szCs w:val="24"/>
        </w:rPr>
        <w:t xml:space="preserve"> = 2.5 mA</w:t>
      </w:r>
      <w:r w:rsidR="00DC3D88">
        <w:rPr>
          <w:rFonts w:ascii="Times New Roman" w:eastAsia="Times New Roman" w:hAnsi="Times New Roman" w:cs="Times New Roman"/>
          <w:sz w:val="24"/>
          <w:szCs w:val="24"/>
        </w:rPr>
        <w:t xml:space="preserve">, </w:t>
      </w:r>
      <w:r w:rsidR="009D6152">
        <w:rPr>
          <w:rFonts w:ascii="Times New Roman" w:eastAsia="Times New Roman" w:hAnsi="Times New Roman" w:cs="Times New Roman"/>
          <w:sz w:val="24"/>
          <w:szCs w:val="24"/>
        </w:rPr>
        <w:t xml:space="preserve">much smaller than the Arduino limit (~20 mA), </w:t>
      </w:r>
      <w:r w:rsidR="00DC3D88">
        <w:rPr>
          <w:rFonts w:ascii="Times New Roman" w:eastAsia="Times New Roman" w:hAnsi="Times New Roman" w:cs="Times New Roman"/>
          <w:sz w:val="24"/>
          <w:szCs w:val="24"/>
        </w:rPr>
        <w:t>and the current decreases as the sample resistance grows</w:t>
      </w:r>
      <w:r w:rsidR="009D6152">
        <w:rPr>
          <w:rFonts w:ascii="Times New Roman" w:eastAsia="Times New Roman" w:hAnsi="Times New Roman" w:cs="Times New Roman"/>
          <w:sz w:val="24"/>
          <w:szCs w:val="24"/>
        </w:rPr>
        <w:t xml:space="preserve">. </w:t>
      </w:r>
    </w:p>
    <w:p w14:paraId="3D89BB58" w14:textId="7818FCFD" w:rsidR="00841715" w:rsidRDefault="009C012D" w:rsidP="008F5E1B">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Then, a</w:t>
      </w:r>
      <w:r w:rsidR="00046AF6" w:rsidRPr="00995F62">
        <w:rPr>
          <w:rFonts w:ascii="Times New Roman" w:eastAsia="Times New Roman" w:hAnsi="Times New Roman" w:cs="Times New Roman"/>
          <w:sz w:val="24"/>
          <w:szCs w:val="24"/>
        </w:rPr>
        <w:t xml:space="preserve">nalog inputs A3 and A5 </w:t>
      </w:r>
      <w:r w:rsidR="00772234">
        <w:rPr>
          <w:rFonts w:ascii="Times New Roman" w:eastAsia="Times New Roman" w:hAnsi="Times New Roman" w:cs="Times New Roman"/>
          <w:sz w:val="24"/>
          <w:szCs w:val="24"/>
        </w:rPr>
        <w:t>were</w:t>
      </w:r>
      <w:r w:rsidR="00046AF6" w:rsidRPr="00995F62">
        <w:rPr>
          <w:rFonts w:ascii="Times New Roman" w:eastAsia="Times New Roman" w:hAnsi="Times New Roman" w:cs="Times New Roman"/>
          <w:sz w:val="24"/>
          <w:szCs w:val="24"/>
        </w:rPr>
        <w:t xml:space="preserve"> connected to the </w:t>
      </w:r>
      <w:proofErr w:type="spellStart"/>
      <w:r w:rsidR="00046AF6" w:rsidRPr="00995F62">
        <w:rPr>
          <w:rFonts w:ascii="Times New Roman" w:eastAsia="Times New Roman" w:hAnsi="Times New Roman" w:cs="Times New Roman"/>
          <w:sz w:val="24"/>
          <w:szCs w:val="24"/>
        </w:rPr>
        <w:t>Alumel</w:t>
      </w:r>
      <w:proofErr w:type="spellEnd"/>
      <w:r w:rsidR="00046AF6" w:rsidRPr="00995F62">
        <w:rPr>
          <w:rFonts w:ascii="Times New Roman" w:eastAsia="Times New Roman" w:hAnsi="Times New Roman" w:cs="Times New Roman"/>
          <w:sz w:val="24"/>
          <w:szCs w:val="24"/>
        </w:rPr>
        <w:t xml:space="preserve"> wires of the thermocouples at the </w:t>
      </w:r>
      <w:r w:rsidR="00D1570D">
        <w:rPr>
          <w:rFonts w:ascii="Times New Roman" w:eastAsia="Times New Roman" w:hAnsi="Times New Roman" w:cs="Times New Roman"/>
          <w:sz w:val="24"/>
          <w:szCs w:val="24"/>
        </w:rPr>
        <w:t xml:space="preserve">input of the </w:t>
      </w:r>
      <w:r w:rsidR="00046AF6" w:rsidRPr="00995F62">
        <w:rPr>
          <w:rFonts w:ascii="Times New Roman" w:eastAsia="Times New Roman" w:hAnsi="Times New Roman" w:cs="Times New Roman"/>
          <w:sz w:val="24"/>
          <w:szCs w:val="24"/>
        </w:rPr>
        <w:t>voltage-measuring amplifier</w:t>
      </w:r>
      <w:r w:rsidR="009B7ACF">
        <w:rPr>
          <w:rFonts w:ascii="Times New Roman" w:eastAsia="Times New Roman" w:hAnsi="Times New Roman" w:cs="Times New Roman"/>
          <w:sz w:val="24"/>
          <w:szCs w:val="24"/>
        </w:rPr>
        <w:t xml:space="preserve"> (</w:t>
      </w:r>
      <w:proofErr w:type="spellStart"/>
      <w:r w:rsidR="009B7ACF">
        <w:rPr>
          <w:rFonts w:ascii="Times New Roman" w:eastAsia="Times New Roman" w:hAnsi="Times New Roman" w:cs="Times New Roman"/>
          <w:sz w:val="24"/>
          <w:szCs w:val="24"/>
        </w:rPr>
        <w:t>AmpV</w:t>
      </w:r>
      <w:proofErr w:type="spellEnd"/>
      <w:r w:rsidR="009B7ACF">
        <w:rPr>
          <w:rFonts w:ascii="Times New Roman" w:eastAsia="Times New Roman" w:hAnsi="Times New Roman" w:cs="Times New Roman"/>
          <w:sz w:val="24"/>
          <w:szCs w:val="24"/>
        </w:rPr>
        <w:t>)</w:t>
      </w:r>
      <w:r w:rsidR="009D6152">
        <w:rPr>
          <w:rFonts w:ascii="Times New Roman" w:eastAsia="Times New Roman" w:hAnsi="Times New Roman" w:cs="Times New Roman"/>
          <w:sz w:val="24"/>
          <w:szCs w:val="24"/>
        </w:rPr>
        <w:t>: see Fig. 1(b).</w:t>
      </w:r>
      <w:r w:rsidR="00046AF6" w:rsidRPr="00995F62">
        <w:rPr>
          <w:rFonts w:ascii="Times New Roman" w:eastAsia="Times New Roman" w:hAnsi="Times New Roman" w:cs="Times New Roman"/>
          <w:sz w:val="24"/>
          <w:szCs w:val="24"/>
        </w:rPr>
        <w:t xml:space="preserve"> These </w:t>
      </w:r>
      <w:r w:rsidR="00DC3D88">
        <w:rPr>
          <w:rFonts w:ascii="Times New Roman" w:eastAsia="Times New Roman" w:hAnsi="Times New Roman" w:cs="Times New Roman"/>
          <w:sz w:val="24"/>
          <w:szCs w:val="24"/>
        </w:rPr>
        <w:t>are</w:t>
      </w:r>
      <w:r w:rsidR="00046AF6" w:rsidRPr="00995F62">
        <w:rPr>
          <w:rFonts w:ascii="Times New Roman" w:eastAsia="Times New Roman" w:hAnsi="Times New Roman" w:cs="Times New Roman"/>
          <w:sz w:val="24"/>
          <w:szCs w:val="24"/>
        </w:rPr>
        <w:t xml:space="preserve"> used to measure the voltage </w:t>
      </w:r>
      <m:oMath>
        <m:r>
          <w:rPr>
            <w:rFonts w:ascii="Cambria Math" w:eastAsia="Times New Roman" w:hAnsi="Cambria Math" w:cs="Times New Roman"/>
            <w:sz w:val="24"/>
            <w:szCs w:val="24"/>
          </w:rPr>
          <m:t>V=A3-A5</m:t>
        </m:r>
      </m:oMath>
      <w:r w:rsidR="00046AF6" w:rsidRPr="00995F62">
        <w:rPr>
          <w:rFonts w:ascii="Times New Roman" w:eastAsia="Times New Roman" w:hAnsi="Times New Roman" w:cs="Times New Roman"/>
          <w:sz w:val="24"/>
          <w:szCs w:val="24"/>
        </w:rPr>
        <w:t xml:space="preserve"> </w:t>
      </w:r>
      <w:r w:rsidR="009E054C">
        <w:rPr>
          <w:rFonts w:ascii="Times New Roman" w:eastAsia="Times New Roman" w:hAnsi="Times New Roman" w:cs="Times New Roman"/>
          <w:sz w:val="24"/>
          <w:szCs w:val="24"/>
        </w:rPr>
        <w:t xml:space="preserve">between the lower corners of the sample </w:t>
      </w:r>
      <w:r w:rsidR="00772234">
        <w:rPr>
          <w:rFonts w:ascii="Times New Roman" w:eastAsia="Times New Roman" w:hAnsi="Times New Roman" w:cs="Times New Roman"/>
          <w:sz w:val="24"/>
          <w:szCs w:val="24"/>
        </w:rPr>
        <w:t>when D6</w:t>
      </w:r>
      <w:r>
        <w:rPr>
          <w:rFonts w:ascii="Times New Roman" w:eastAsia="Times New Roman" w:hAnsi="Times New Roman" w:cs="Times New Roman"/>
          <w:sz w:val="24"/>
          <w:szCs w:val="24"/>
        </w:rPr>
        <w:t xml:space="preserve"> is </w:t>
      </w:r>
      <w:r w:rsidR="00772234">
        <w:rPr>
          <w:rFonts w:ascii="Times New Roman" w:eastAsia="Times New Roman" w:hAnsi="Times New Roman" w:cs="Times New Roman"/>
          <w:sz w:val="24"/>
          <w:szCs w:val="24"/>
        </w:rPr>
        <w:t>set to 5 V.</w:t>
      </w:r>
      <w:r w:rsidR="00597B3D">
        <w:rPr>
          <w:rFonts w:ascii="Times New Roman" w:eastAsia="Times New Roman" w:hAnsi="Times New Roman" w:cs="Times New Roman"/>
          <w:sz w:val="24"/>
          <w:szCs w:val="24"/>
        </w:rPr>
        <w:t xml:space="preserve"> T</w:t>
      </w:r>
      <w:r w:rsidR="00597B3D" w:rsidRPr="00995F62">
        <w:rPr>
          <w:rFonts w:ascii="Times New Roman" w:eastAsia="Times New Roman" w:hAnsi="Times New Roman" w:cs="Times New Roman"/>
          <w:sz w:val="24"/>
          <w:szCs w:val="24"/>
        </w:rPr>
        <w:t xml:space="preserve">he resistance </w:t>
      </w:r>
      <w:r w:rsidR="00597B3D">
        <w:rPr>
          <w:rFonts w:ascii="Times New Roman" w:eastAsia="Times New Roman" w:hAnsi="Times New Roman" w:cs="Times New Roman"/>
          <w:sz w:val="24"/>
          <w:szCs w:val="24"/>
        </w:rPr>
        <w:t xml:space="preserve">of the sample </w:t>
      </w:r>
      <w:r w:rsidR="00597B3D" w:rsidRPr="00995F62">
        <w:rPr>
          <w:rFonts w:ascii="Times New Roman" w:eastAsia="Times New Roman" w:hAnsi="Times New Roman" w:cs="Times New Roman"/>
          <w:sz w:val="24"/>
          <w:szCs w:val="24"/>
        </w:rPr>
        <w:t>can then be calculated using the formula R = V/I.</w:t>
      </w:r>
      <w:r w:rsidR="00772234">
        <w:rPr>
          <w:rFonts w:ascii="Times New Roman" w:eastAsia="Times New Roman" w:hAnsi="Times New Roman" w:cs="Times New Roman"/>
          <w:sz w:val="24"/>
          <w:szCs w:val="24"/>
        </w:rPr>
        <w:t xml:space="preserve"> </w:t>
      </w:r>
      <w:r w:rsidR="00841715">
        <w:rPr>
          <w:rFonts w:ascii="Times New Roman" w:eastAsia="Times New Roman" w:hAnsi="Times New Roman" w:cs="Times New Roman"/>
          <w:sz w:val="24"/>
          <w:szCs w:val="24"/>
        </w:rPr>
        <w:t>However, f</w:t>
      </w:r>
      <w:r w:rsidR="00597B3D">
        <w:rPr>
          <w:rFonts w:ascii="Times New Roman" w:eastAsia="Times New Roman" w:hAnsi="Times New Roman" w:cs="Times New Roman"/>
          <w:sz w:val="24"/>
          <w:szCs w:val="24"/>
        </w:rPr>
        <w:t xml:space="preserve">or low resistance (&lt;~10 Ω) samples, </w:t>
      </w:r>
      <w:r w:rsidR="009E634F">
        <w:rPr>
          <w:rFonts w:ascii="Times New Roman" w:eastAsia="Times New Roman" w:hAnsi="Times New Roman" w:cs="Times New Roman"/>
          <w:sz w:val="24"/>
          <w:szCs w:val="24"/>
        </w:rPr>
        <w:t xml:space="preserve">because the voltage across the sample (A3 – A5) becomes </w:t>
      </w:r>
      <w:r w:rsidR="00841715">
        <w:rPr>
          <w:rFonts w:ascii="Times New Roman" w:eastAsia="Times New Roman" w:hAnsi="Times New Roman" w:cs="Times New Roman"/>
          <w:sz w:val="24"/>
          <w:szCs w:val="24"/>
        </w:rPr>
        <w:t xml:space="preserve">too </w:t>
      </w:r>
      <w:r w:rsidR="009E634F">
        <w:rPr>
          <w:rFonts w:ascii="Times New Roman" w:eastAsia="Times New Roman" w:hAnsi="Times New Roman" w:cs="Times New Roman"/>
          <w:sz w:val="24"/>
          <w:szCs w:val="24"/>
        </w:rPr>
        <w:t>small</w:t>
      </w:r>
      <w:r w:rsidR="00841715">
        <w:rPr>
          <w:rFonts w:ascii="Times New Roman" w:eastAsia="Times New Roman" w:hAnsi="Times New Roman" w:cs="Times New Roman"/>
          <w:sz w:val="24"/>
          <w:szCs w:val="24"/>
        </w:rPr>
        <w:t xml:space="preserve"> to be reliable</w:t>
      </w:r>
      <w:r w:rsidR="009E634F">
        <w:rPr>
          <w:rFonts w:ascii="Times New Roman" w:eastAsia="Times New Roman" w:hAnsi="Times New Roman" w:cs="Times New Roman"/>
          <w:sz w:val="24"/>
          <w:szCs w:val="24"/>
        </w:rPr>
        <w:t xml:space="preserve">, </w:t>
      </w:r>
      <w:r w:rsidR="00841715">
        <w:rPr>
          <w:rFonts w:ascii="Times New Roman" w:eastAsia="Times New Roman" w:hAnsi="Times New Roman" w:cs="Times New Roman"/>
          <w:sz w:val="24"/>
          <w:szCs w:val="24"/>
        </w:rPr>
        <w:t xml:space="preserve">the </w:t>
      </w:r>
      <w:r w:rsidR="00597B3D">
        <w:rPr>
          <w:rFonts w:ascii="Times New Roman" w:eastAsia="Times New Roman" w:hAnsi="Times New Roman" w:cs="Times New Roman"/>
          <w:sz w:val="24"/>
          <w:szCs w:val="24"/>
        </w:rPr>
        <w:t xml:space="preserve">amplified signal at A1 </w:t>
      </w:r>
      <w:r w:rsidR="009E634F">
        <w:rPr>
          <w:rFonts w:ascii="Times New Roman" w:eastAsia="Times New Roman" w:hAnsi="Times New Roman" w:cs="Times New Roman"/>
          <w:sz w:val="24"/>
          <w:szCs w:val="24"/>
        </w:rPr>
        <w:t>(</w:t>
      </w:r>
      <w:proofErr w:type="gramStart"/>
      <w:r w:rsidR="00841715">
        <w:rPr>
          <w:rFonts w:ascii="Times New Roman" w:eastAsia="Times New Roman" w:hAnsi="Times New Roman" w:cs="Times New Roman"/>
          <w:sz w:val="24"/>
          <w:szCs w:val="24"/>
        </w:rPr>
        <w:t>taking into account</w:t>
      </w:r>
      <w:proofErr w:type="gramEnd"/>
      <w:r w:rsidR="00841715">
        <w:rPr>
          <w:rFonts w:ascii="Times New Roman" w:eastAsia="Times New Roman" w:hAnsi="Times New Roman" w:cs="Times New Roman"/>
          <w:sz w:val="24"/>
          <w:szCs w:val="24"/>
        </w:rPr>
        <w:t xml:space="preserve"> </w:t>
      </w:r>
      <w:r w:rsidR="009E634F">
        <w:rPr>
          <w:rFonts w:ascii="Times New Roman" w:eastAsia="Times New Roman" w:hAnsi="Times New Roman" w:cs="Times New Roman"/>
          <w:sz w:val="24"/>
          <w:szCs w:val="24"/>
        </w:rPr>
        <w:t xml:space="preserve">the 122.4 amplification factor) can be used instead for more </w:t>
      </w:r>
      <w:r w:rsidR="00841715">
        <w:rPr>
          <w:rFonts w:ascii="Times New Roman" w:eastAsia="Times New Roman" w:hAnsi="Times New Roman" w:cs="Times New Roman"/>
          <w:sz w:val="24"/>
          <w:szCs w:val="24"/>
        </w:rPr>
        <w:t>accurate</w:t>
      </w:r>
      <w:r w:rsidR="009E634F">
        <w:rPr>
          <w:rFonts w:ascii="Times New Roman" w:eastAsia="Times New Roman" w:hAnsi="Times New Roman" w:cs="Times New Roman"/>
          <w:sz w:val="24"/>
          <w:szCs w:val="24"/>
        </w:rPr>
        <w:t xml:space="preserve"> resistance </w:t>
      </w:r>
      <w:r w:rsidR="00841715">
        <w:rPr>
          <w:rFonts w:ascii="Times New Roman" w:eastAsia="Times New Roman" w:hAnsi="Times New Roman" w:cs="Times New Roman"/>
          <w:sz w:val="24"/>
          <w:szCs w:val="24"/>
        </w:rPr>
        <w:t xml:space="preserve">measurement. For example, </w:t>
      </w:r>
      <w:r w:rsidR="00597B3D">
        <w:rPr>
          <w:rFonts w:ascii="Times New Roman" w:eastAsia="Times New Roman" w:hAnsi="Times New Roman" w:cs="Times New Roman"/>
          <w:sz w:val="24"/>
          <w:szCs w:val="24"/>
        </w:rPr>
        <w:t>the resistance of the Chromel wire, which was only 1 ~ 2 Ω, was measured through A1 with amplification</w:t>
      </w:r>
      <w:r w:rsidR="00841715">
        <w:rPr>
          <w:rFonts w:ascii="Times New Roman" w:eastAsia="Times New Roman" w:hAnsi="Times New Roman" w:cs="Times New Roman"/>
          <w:sz w:val="24"/>
          <w:szCs w:val="24"/>
        </w:rPr>
        <w:t>,</w:t>
      </w:r>
      <w:r w:rsidR="00597B3D">
        <w:rPr>
          <w:rFonts w:ascii="Times New Roman" w:eastAsia="Times New Roman" w:hAnsi="Times New Roman" w:cs="Times New Roman"/>
          <w:sz w:val="24"/>
          <w:szCs w:val="24"/>
        </w:rPr>
        <w:t xml:space="preserve"> whereas </w:t>
      </w:r>
      <w:r w:rsidR="00597B3D">
        <w:rPr>
          <w:rFonts w:ascii="Times New Roman" w:eastAsia="Times New Roman" w:hAnsi="Times New Roman" w:cs="Times New Roman"/>
          <w:sz w:val="24"/>
          <w:szCs w:val="24"/>
        </w:rPr>
        <w:lastRenderedPageBreak/>
        <w:t>that of the Bi</w:t>
      </w:r>
      <w:r w:rsidR="00597B3D" w:rsidRPr="000D0141">
        <w:rPr>
          <w:rFonts w:ascii="Times New Roman" w:eastAsia="Times New Roman" w:hAnsi="Times New Roman" w:cs="Times New Roman"/>
          <w:sz w:val="24"/>
          <w:szCs w:val="24"/>
          <w:vertAlign w:val="subscript"/>
        </w:rPr>
        <w:t>2</w:t>
      </w:r>
      <w:r w:rsidR="00597B3D">
        <w:rPr>
          <w:rFonts w:ascii="Times New Roman" w:eastAsia="Times New Roman" w:hAnsi="Times New Roman" w:cs="Times New Roman"/>
          <w:sz w:val="24"/>
          <w:szCs w:val="24"/>
        </w:rPr>
        <w:t>Se</w:t>
      </w:r>
      <w:r w:rsidR="00597B3D" w:rsidRPr="000D0141">
        <w:rPr>
          <w:rFonts w:ascii="Times New Roman" w:eastAsia="Times New Roman" w:hAnsi="Times New Roman" w:cs="Times New Roman"/>
          <w:sz w:val="24"/>
          <w:szCs w:val="24"/>
          <w:vertAlign w:val="subscript"/>
        </w:rPr>
        <w:t>3</w:t>
      </w:r>
      <w:r w:rsidR="00597B3D">
        <w:rPr>
          <w:rFonts w:ascii="Times New Roman" w:eastAsia="Times New Roman" w:hAnsi="Times New Roman" w:cs="Times New Roman"/>
          <w:sz w:val="24"/>
          <w:szCs w:val="24"/>
        </w:rPr>
        <w:t xml:space="preserve"> film, which was a few hundred Ohms, was measured through A3 – A5 without amplification. </w:t>
      </w:r>
    </w:p>
    <w:p w14:paraId="64E823AA" w14:textId="7A80FF76" w:rsidR="00205685" w:rsidRPr="00995F62" w:rsidRDefault="00841715" w:rsidP="008F5E1B">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b</w:t>
      </w:r>
      <w:r w:rsidR="00046AF6" w:rsidRPr="00995F62">
        <w:rPr>
          <w:rFonts w:ascii="Times New Roman" w:eastAsia="Times New Roman" w:hAnsi="Times New Roman" w:cs="Times New Roman"/>
          <w:sz w:val="24"/>
          <w:szCs w:val="24"/>
        </w:rPr>
        <w:t xml:space="preserve">y measuring </w:t>
      </w:r>
      <w:ins w:id="50" w:author="Alex Oh" w:date="2025-07-03T14:56:00Z" w16du:dateUtc="2025-07-03T18:56:00Z">
        <w:r w:rsidR="00FB6D18">
          <w:rPr>
            <w:rFonts w:ascii="Times New Roman" w:eastAsia="Times New Roman" w:hAnsi="Times New Roman" w:cs="Times New Roman"/>
            <w:sz w:val="24"/>
            <w:szCs w:val="24"/>
          </w:rPr>
          <w:t xml:space="preserve">the </w:t>
        </w:r>
      </w:ins>
      <w:r w:rsidR="00046AF6" w:rsidRPr="00995F62">
        <w:rPr>
          <w:rFonts w:ascii="Times New Roman" w:eastAsia="Times New Roman" w:hAnsi="Times New Roman" w:cs="Times New Roman"/>
          <w:sz w:val="24"/>
          <w:szCs w:val="24"/>
        </w:rPr>
        <w:t>resistances of two different orientations of the sample, one rotated 90</w:t>
      </w:r>
      <w:r w:rsidR="003F5B71">
        <w:rPr>
          <w:rFonts w:ascii="Times New Roman" w:eastAsia="Times New Roman" w:hAnsi="Times New Roman" w:cs="Times New Roman"/>
          <w:sz w:val="24"/>
          <w:szCs w:val="24"/>
        </w:rPr>
        <w:t>˚</w:t>
      </w:r>
      <w:r w:rsidR="00046AF6" w:rsidRPr="00995F62">
        <w:rPr>
          <w:rFonts w:ascii="Times New Roman" w:eastAsia="Times New Roman" w:hAnsi="Times New Roman" w:cs="Times New Roman"/>
          <w:sz w:val="24"/>
          <w:szCs w:val="24"/>
        </w:rPr>
        <w:t xml:space="preserve"> from the other, the sheet resistance R</w:t>
      </w:r>
      <w:r w:rsidR="00046AF6" w:rsidRPr="00995F62">
        <w:rPr>
          <w:rFonts w:ascii="Times New Roman" w:eastAsia="Times New Roman" w:hAnsi="Times New Roman" w:cs="Times New Roman"/>
          <w:sz w:val="24"/>
          <w:szCs w:val="24"/>
          <w:vertAlign w:val="subscript"/>
        </w:rPr>
        <w:t>S</w:t>
      </w:r>
      <w:r w:rsidR="00046AF6" w:rsidRPr="00995F62">
        <w:rPr>
          <w:rFonts w:ascii="Times New Roman" w:eastAsia="Times New Roman" w:hAnsi="Times New Roman" w:cs="Times New Roman"/>
          <w:sz w:val="24"/>
          <w:szCs w:val="24"/>
        </w:rPr>
        <w:t xml:space="preserve"> </w:t>
      </w:r>
      <w:r w:rsidR="00D1570D">
        <w:rPr>
          <w:rFonts w:ascii="Times New Roman" w:eastAsia="Times New Roman" w:hAnsi="Times New Roman" w:cs="Times New Roman"/>
          <w:sz w:val="24"/>
          <w:szCs w:val="24"/>
        </w:rPr>
        <w:t xml:space="preserve">can be </w:t>
      </w:r>
      <w:r w:rsidR="009C012D">
        <w:rPr>
          <w:rFonts w:ascii="Times New Roman" w:eastAsia="Times New Roman" w:hAnsi="Times New Roman" w:cs="Times New Roman"/>
          <w:sz w:val="24"/>
          <w:szCs w:val="24"/>
        </w:rPr>
        <w:t>found</w:t>
      </w:r>
      <w:r w:rsidR="00046AF6" w:rsidRPr="00995F62">
        <w:rPr>
          <w:rFonts w:ascii="Times New Roman" w:eastAsia="Times New Roman" w:hAnsi="Times New Roman" w:cs="Times New Roman"/>
          <w:sz w:val="24"/>
          <w:szCs w:val="24"/>
        </w:rPr>
        <w:t xml:space="preserve"> approximately by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avg</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ln 2</m:t>
            </m:r>
          </m:den>
        </m:f>
      </m:oMath>
      <w:r w:rsidR="00046AF6" w:rsidRPr="00995F62">
        <w:rPr>
          <w:rFonts w:ascii="Times New Roman" w:eastAsia="Times New Roman" w:hAnsi="Times New Roman" w:cs="Times New Roman"/>
          <w:sz w:val="24"/>
          <w:szCs w:val="24"/>
        </w:rPr>
        <w:t xml:space="preserve"> according to the </w:t>
      </w:r>
      <w:r w:rsidR="003B7E97">
        <w:rPr>
          <w:rFonts w:ascii="Times New Roman" w:eastAsia="Times New Roman" w:hAnsi="Times New Roman" w:cs="Times New Roman"/>
          <w:sz w:val="24"/>
          <w:szCs w:val="24"/>
        </w:rPr>
        <w:t>van</w:t>
      </w:r>
      <w:r w:rsidR="00046AF6" w:rsidRPr="00995F62">
        <w:rPr>
          <w:rFonts w:ascii="Times New Roman" w:eastAsia="Times New Roman" w:hAnsi="Times New Roman" w:cs="Times New Roman"/>
          <w:sz w:val="24"/>
          <w:szCs w:val="24"/>
        </w:rPr>
        <w:t xml:space="preserve"> der Pauw method.</w:t>
      </w:r>
      <w:r w:rsidR="00CF3F02">
        <w:rPr>
          <w:rFonts w:ascii="Times New Roman" w:eastAsia="Times New Roman" w:hAnsi="Times New Roman" w:cs="Times New Roman"/>
          <w:sz w:val="24"/>
          <w:szCs w:val="24"/>
        </w:rPr>
        <w:fldChar w:fldCharType="begin" w:fldLock="1"/>
      </w:r>
      <w:r w:rsidR="00E56620">
        <w:rPr>
          <w:rFonts w:ascii="Times New Roman" w:eastAsia="Times New Roman" w:hAnsi="Times New Roman" w:cs="Times New Roman"/>
          <w:sz w:val="24"/>
          <w:szCs w:val="24"/>
        </w:rPr>
        <w:instrText>ADDIN CSL_CITATION {"citationItems":[{"id":"ITEM-1","itemData":{"DOI":"10.1038/s41598-020-72097-1","ISBN":"0123456789","ISSN":"2045-2322","PMID":"33009433","abstract":"This work reports an analytical method for determining electrical resistivity (ρ) and sheet resistance (RS) of isotropic conductors. The method is compared with previous numerical solutions and available experimental data showing a universal behavior for isotropic conductors. An approximated solution is also reported allowing one to easily determine ρ and RS for samples either with regular or arbitrary shapes.","author":[{"dropping-particle":"","family":"Oliveira","given":"F. S.","non-dropping-particle":"","parse-names":false,"suffix":""},{"dropping-particle":"","family":"Cipriano","given":"R. B.","non-dropping-particle":"","parse-names":false,"suffix":""},{"dropping-particle":"","family":"Silva","given":"F. T.","non-dropping-particle":"da","parse-names":false,"suffix":""},{"dropping-particle":"","family":"Romão","given":"E. C.","non-dropping-particle":"","parse-names":false,"suffix":""},{"dropping-particle":"","family":"Santos","given":"C. A.M.","non-dropping-particle":"dos","parse-names":false,"suffix":""}],"container-title":"Scientific Reports 2020 10:1","id":"ITEM-1","issue":"1","issued":{"date-parts":[["2020","10","2"]]},"page":"1-8","publisher":"Nature Publishing Group","title":"Simple analytical method for determining electrical resistivity and sheet resistance using the van der Pauw procedure","type":"article-journal","volume":"10"},"uris":["http://www.mendeley.com/documents/?uuid=fd390c52-e62f-3360-862d-2676da83e2f4"]}],"mendeley":{"formattedCitation":"&lt;sup&gt;16&lt;/sup&gt;","plainTextFormattedCitation":"16","previouslyFormattedCitation":"&lt;sup&gt;16&lt;/sup&gt;"},"properties":{"noteIndex":0},"schema":"https://github.com/citation-style-language/schema/raw/master/csl-citation.json"}</w:instrText>
      </w:r>
      <w:r w:rsidR="00CF3F02">
        <w:rPr>
          <w:rFonts w:ascii="Times New Roman" w:eastAsia="Times New Roman" w:hAnsi="Times New Roman" w:cs="Times New Roman"/>
          <w:sz w:val="24"/>
          <w:szCs w:val="24"/>
        </w:rPr>
        <w:fldChar w:fldCharType="separate"/>
      </w:r>
      <w:r w:rsidR="00E56620" w:rsidRPr="00E56620">
        <w:rPr>
          <w:rFonts w:ascii="Times New Roman" w:eastAsia="Times New Roman" w:hAnsi="Times New Roman" w:cs="Times New Roman"/>
          <w:noProof/>
          <w:sz w:val="24"/>
          <w:szCs w:val="24"/>
          <w:vertAlign w:val="superscript"/>
        </w:rPr>
        <w:t>16</w:t>
      </w:r>
      <w:r w:rsidR="00CF3F02">
        <w:rPr>
          <w:rFonts w:ascii="Times New Roman" w:eastAsia="Times New Roman" w:hAnsi="Times New Roman" w:cs="Times New Roman"/>
          <w:sz w:val="24"/>
          <w:szCs w:val="24"/>
        </w:rPr>
        <w:fldChar w:fldCharType="end"/>
      </w:r>
      <w:r w:rsidR="00046AF6" w:rsidRPr="00995F62">
        <w:rPr>
          <w:rFonts w:ascii="Times New Roman" w:eastAsia="Times New Roman" w:hAnsi="Times New Roman" w:cs="Times New Roman"/>
          <w:sz w:val="24"/>
          <w:szCs w:val="24"/>
        </w:rPr>
        <w:t xml:space="preserve"> From the sheet resistance, the conductivity (σ) can be calculated based on the thickness (t) of the sample: σ = </w:t>
      </w:r>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t</m:t>
            </m:r>
          </m:den>
        </m:f>
      </m:oMath>
      <w:r w:rsidR="00046AF6" w:rsidRPr="00995F62">
        <w:rPr>
          <w:rFonts w:ascii="Times New Roman" w:eastAsia="Times New Roman" w:hAnsi="Times New Roman" w:cs="Times New Roman"/>
          <w:sz w:val="24"/>
          <w:szCs w:val="24"/>
        </w:rPr>
        <w:t xml:space="preserve">. </w:t>
      </w:r>
    </w:p>
    <w:p w14:paraId="3C9DE868" w14:textId="77777777" w:rsidR="001F3B7E" w:rsidRPr="00995F62" w:rsidRDefault="001F3B7E" w:rsidP="00995F62">
      <w:pPr>
        <w:spacing w:line="480" w:lineRule="auto"/>
        <w:jc w:val="both"/>
        <w:rPr>
          <w:rFonts w:ascii="Times New Roman" w:eastAsia="Times New Roman" w:hAnsi="Times New Roman" w:cs="Times New Roman"/>
          <w:sz w:val="24"/>
          <w:szCs w:val="24"/>
        </w:rPr>
      </w:pPr>
    </w:p>
    <w:p w14:paraId="6F76CE7D" w14:textId="575D678A" w:rsidR="00205685" w:rsidRPr="002637E3" w:rsidRDefault="00EF4695" w:rsidP="002637E3">
      <w:pPr>
        <w:pStyle w:val="ListParagraph"/>
        <w:numPr>
          <w:ilvl w:val="0"/>
          <w:numId w:val="6"/>
        </w:numPr>
        <w:spacing w:line="480" w:lineRule="auto"/>
        <w:jc w:val="both"/>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 xml:space="preserve">Measurement </w:t>
      </w:r>
      <w:r w:rsidR="00296A9D">
        <w:rPr>
          <w:rFonts w:ascii="Times New Roman" w:eastAsia="Times New Roman" w:hAnsi="Times New Roman" w:cs="Times New Roman"/>
          <w:b/>
          <w:iCs/>
          <w:sz w:val="24"/>
          <w:szCs w:val="24"/>
        </w:rPr>
        <w:t>s</w:t>
      </w:r>
      <w:r w:rsidRPr="002637E3">
        <w:rPr>
          <w:rFonts w:ascii="Times New Roman" w:eastAsia="Times New Roman" w:hAnsi="Times New Roman" w:cs="Times New Roman"/>
          <w:b/>
          <w:iCs/>
          <w:sz w:val="24"/>
          <w:szCs w:val="24"/>
        </w:rPr>
        <w:t>oftware</w:t>
      </w:r>
    </w:p>
    <w:p w14:paraId="57C2E3B1" w14:textId="271A2395" w:rsidR="00841715" w:rsidRDefault="000932AB" w:rsidP="00296A9D">
      <w:pPr>
        <w:spacing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A</w:t>
      </w:r>
      <w:r w:rsidR="00046AF6" w:rsidRPr="00995F62">
        <w:rPr>
          <w:rFonts w:ascii="Times New Roman" w:eastAsia="Times New Roman" w:hAnsi="Times New Roman" w:cs="Times New Roman"/>
          <w:sz w:val="24"/>
          <w:szCs w:val="24"/>
        </w:rPr>
        <w:t xml:space="preserve"> LabVIEW </w:t>
      </w:r>
      <w:r>
        <w:rPr>
          <w:rFonts w:ascii="Times New Roman" w:eastAsia="Times New Roman" w:hAnsi="Times New Roman" w:cs="Times New Roman"/>
          <w:sz w:val="24"/>
          <w:szCs w:val="24"/>
        </w:rPr>
        <w:t>program</w:t>
      </w:r>
      <w:r w:rsidR="00533D12">
        <w:rPr>
          <w:rFonts w:ascii="Times New Roman" w:eastAsia="Times New Roman" w:hAnsi="Times New Roman" w:cs="Times New Roman"/>
          <w:sz w:val="24"/>
          <w:szCs w:val="24"/>
        </w:rPr>
        <w:t xml:space="preserve"> </w:t>
      </w:r>
      <w:r w:rsidR="00110210">
        <w:rPr>
          <w:rFonts w:ascii="Times New Roman" w:eastAsia="Times New Roman" w:hAnsi="Times New Roman" w:cs="Times New Roman"/>
          <w:sz w:val="24"/>
          <w:szCs w:val="24"/>
        </w:rPr>
        <w:t xml:space="preserve">(community version) </w:t>
      </w:r>
      <w:r w:rsidR="00046AF6" w:rsidRPr="00995F62">
        <w:rPr>
          <w:rFonts w:ascii="Times New Roman" w:eastAsia="Times New Roman" w:hAnsi="Times New Roman" w:cs="Times New Roman"/>
          <w:sz w:val="24"/>
          <w:szCs w:val="24"/>
        </w:rPr>
        <w:t>was used for the software portion of the setup. The GUI</w:t>
      </w:r>
      <w:r w:rsidR="00110210">
        <w:rPr>
          <w:rFonts w:ascii="Times New Roman" w:eastAsia="Times New Roman" w:hAnsi="Times New Roman" w:cs="Times New Roman"/>
          <w:sz w:val="24"/>
          <w:szCs w:val="24"/>
        </w:rPr>
        <w:t xml:space="preserve"> (Graphical User Interface)</w:t>
      </w:r>
      <w:r w:rsidR="00046AF6" w:rsidRPr="00995F62">
        <w:rPr>
          <w:rFonts w:ascii="Times New Roman" w:eastAsia="Times New Roman" w:hAnsi="Times New Roman" w:cs="Times New Roman"/>
          <w:sz w:val="24"/>
          <w:szCs w:val="24"/>
        </w:rPr>
        <w:t xml:space="preserve"> was programmed to display and use the analog inputs from the Arduino to automatically calculate and show the Seebeck coefficient, the temperatures, the voltage, and the resistance. The front </w:t>
      </w:r>
      <w:r>
        <w:rPr>
          <w:rFonts w:ascii="Times New Roman" w:eastAsia="Times New Roman" w:hAnsi="Times New Roman" w:cs="Times New Roman"/>
          <w:sz w:val="24"/>
          <w:szCs w:val="24"/>
        </w:rPr>
        <w:t xml:space="preserve">and back </w:t>
      </w:r>
      <w:r w:rsidR="00046AF6" w:rsidRPr="00995F62">
        <w:rPr>
          <w:rFonts w:ascii="Times New Roman" w:eastAsia="Times New Roman" w:hAnsi="Times New Roman" w:cs="Times New Roman"/>
          <w:sz w:val="24"/>
          <w:szCs w:val="24"/>
        </w:rPr>
        <w:t>panel</w:t>
      </w:r>
      <w:r>
        <w:rPr>
          <w:rFonts w:ascii="Times New Roman" w:eastAsia="Times New Roman" w:hAnsi="Times New Roman" w:cs="Times New Roman"/>
          <w:sz w:val="24"/>
          <w:szCs w:val="24"/>
        </w:rPr>
        <w:t>s</w:t>
      </w:r>
      <w:r w:rsidR="00046AF6" w:rsidRPr="00995F62">
        <w:rPr>
          <w:rFonts w:ascii="Times New Roman" w:eastAsia="Times New Roman" w:hAnsi="Times New Roman" w:cs="Times New Roman"/>
          <w:sz w:val="24"/>
          <w:szCs w:val="24"/>
        </w:rPr>
        <w:t xml:space="preserve"> of the LabVIEW </w:t>
      </w:r>
      <w:r>
        <w:rPr>
          <w:rFonts w:ascii="Times New Roman" w:eastAsia="Times New Roman" w:hAnsi="Times New Roman" w:cs="Times New Roman"/>
          <w:sz w:val="24"/>
          <w:szCs w:val="24"/>
        </w:rPr>
        <w:t>program</w:t>
      </w:r>
      <w:r w:rsidR="00046AF6" w:rsidRPr="00995F62">
        <w:rPr>
          <w:rFonts w:ascii="Times New Roman" w:eastAsia="Times New Roman" w:hAnsi="Times New Roman" w:cs="Times New Roman"/>
          <w:sz w:val="24"/>
          <w:szCs w:val="24"/>
        </w:rPr>
        <w:t xml:space="preserve"> with </w:t>
      </w:r>
      <w:r w:rsidR="00061E58" w:rsidRPr="00995F62">
        <w:rPr>
          <w:rFonts w:ascii="Times New Roman" w:eastAsia="Times New Roman" w:hAnsi="Times New Roman" w:cs="Times New Roman"/>
          <w:sz w:val="24"/>
          <w:szCs w:val="24"/>
        </w:rPr>
        <w:t>all</w:t>
      </w:r>
      <w:r w:rsidR="00046AF6" w:rsidRPr="00995F62">
        <w:rPr>
          <w:rFonts w:ascii="Times New Roman" w:eastAsia="Times New Roman" w:hAnsi="Times New Roman" w:cs="Times New Roman"/>
          <w:sz w:val="24"/>
          <w:szCs w:val="24"/>
        </w:rPr>
        <w:t xml:space="preserve"> the displays </w:t>
      </w:r>
      <w:proofErr w:type="gramStart"/>
      <w:r w:rsidR="00046AF6" w:rsidRPr="00995F62">
        <w:rPr>
          <w:rFonts w:ascii="Times New Roman" w:eastAsia="Times New Roman" w:hAnsi="Times New Roman" w:cs="Times New Roman"/>
          <w:sz w:val="24"/>
          <w:szCs w:val="24"/>
        </w:rPr>
        <w:t>is</w:t>
      </w:r>
      <w:proofErr w:type="gramEnd"/>
      <w:r w:rsidR="00046AF6" w:rsidRPr="00995F62">
        <w:rPr>
          <w:rFonts w:ascii="Times New Roman" w:eastAsia="Times New Roman" w:hAnsi="Times New Roman" w:cs="Times New Roman"/>
          <w:sz w:val="24"/>
          <w:szCs w:val="24"/>
        </w:rPr>
        <w:t xml:space="preserve"> shown </w:t>
      </w:r>
      <w:proofErr w:type="gramStart"/>
      <w:r w:rsidR="00046AF6" w:rsidRPr="00995F62">
        <w:rPr>
          <w:rFonts w:ascii="Times New Roman" w:eastAsia="Times New Roman" w:hAnsi="Times New Roman" w:cs="Times New Roman"/>
          <w:sz w:val="24"/>
          <w:szCs w:val="24"/>
        </w:rPr>
        <w:t>in</w:t>
      </w:r>
      <w:proofErr w:type="gramEnd"/>
      <w:r w:rsidR="00046AF6" w:rsidRPr="00995F62">
        <w:rPr>
          <w:rFonts w:ascii="Times New Roman" w:eastAsia="Times New Roman" w:hAnsi="Times New Roman" w:cs="Times New Roman"/>
          <w:sz w:val="24"/>
          <w:szCs w:val="24"/>
        </w:rPr>
        <w:t xml:space="preserve"> Fig</w:t>
      </w:r>
      <w:r w:rsidR="007B4FD7">
        <w:rPr>
          <w:rFonts w:ascii="Times New Roman" w:eastAsia="Times New Roman" w:hAnsi="Times New Roman" w:cs="Times New Roman"/>
          <w:sz w:val="24"/>
          <w:szCs w:val="24"/>
        </w:rPr>
        <w:t>.</w:t>
      </w:r>
      <w:r w:rsidR="00046AF6" w:rsidRPr="00995F62">
        <w:rPr>
          <w:rFonts w:ascii="Times New Roman" w:eastAsia="Times New Roman" w:hAnsi="Times New Roman" w:cs="Times New Roman"/>
          <w:sz w:val="24"/>
          <w:szCs w:val="24"/>
        </w:rPr>
        <w:t xml:space="preserve"> 3. For the software part of the PID controller, the </w:t>
      </w:r>
      <w:r w:rsidR="005B733D">
        <w:rPr>
          <w:rFonts w:ascii="Times New Roman" w:eastAsia="Times New Roman" w:hAnsi="Times New Roman" w:cs="Times New Roman"/>
          <w:sz w:val="24"/>
          <w:szCs w:val="24"/>
        </w:rPr>
        <w:t xml:space="preserve">PID </w:t>
      </w:r>
      <w:r w:rsidR="00046AF6" w:rsidRPr="00995F62">
        <w:rPr>
          <w:rFonts w:ascii="Times New Roman" w:eastAsia="Times New Roman" w:hAnsi="Times New Roman" w:cs="Times New Roman"/>
          <w:sz w:val="24"/>
          <w:szCs w:val="24"/>
        </w:rPr>
        <w:t>function provided by the LabVIEW application was used so that the temperature of the thermoelectric heaters could be automatically set to a specific value, with input from the temperature measurement</w:t>
      </w:r>
      <w:r w:rsidR="00D906F7">
        <w:rPr>
          <w:rFonts w:ascii="Times New Roman" w:hAnsi="Times New Roman" w:cs="Times New Roman" w:hint="eastAsia"/>
          <w:sz w:val="24"/>
          <w:szCs w:val="24"/>
        </w:rPr>
        <w:t xml:space="preserve">: the </w:t>
      </w:r>
      <w:r w:rsidR="00597B3D">
        <w:rPr>
          <w:rFonts w:ascii="Times New Roman" w:hAnsi="Times New Roman" w:cs="Times New Roman"/>
          <w:sz w:val="24"/>
          <w:szCs w:val="24"/>
        </w:rPr>
        <w:t xml:space="preserve">optimal values of </w:t>
      </w:r>
      <w:r w:rsidR="00D906F7">
        <w:rPr>
          <w:rFonts w:ascii="Times New Roman" w:hAnsi="Times New Roman" w:cs="Times New Roman" w:hint="eastAsia"/>
          <w:sz w:val="24"/>
          <w:szCs w:val="24"/>
        </w:rPr>
        <w:t xml:space="preserve">P, I, and D parameters </w:t>
      </w:r>
      <w:r w:rsidR="00D64158">
        <w:rPr>
          <w:rFonts w:ascii="Times New Roman" w:hAnsi="Times New Roman" w:cs="Times New Roman"/>
          <w:sz w:val="24"/>
          <w:szCs w:val="24"/>
        </w:rPr>
        <w:t>were</w:t>
      </w:r>
      <w:r w:rsidR="00D906F7">
        <w:rPr>
          <w:rFonts w:ascii="Times New Roman" w:hAnsi="Times New Roman" w:cs="Times New Roman" w:hint="eastAsia"/>
          <w:sz w:val="24"/>
          <w:szCs w:val="24"/>
        </w:rPr>
        <w:t xml:space="preserve"> </w:t>
      </w:r>
      <w:r w:rsidR="00841715">
        <w:rPr>
          <w:rFonts w:ascii="Times New Roman" w:hAnsi="Times New Roman" w:cs="Times New Roman"/>
          <w:sz w:val="24"/>
          <w:szCs w:val="24"/>
        </w:rPr>
        <w:t xml:space="preserve">determined manually. </w:t>
      </w:r>
    </w:p>
    <w:p w14:paraId="443C63EA" w14:textId="77777777" w:rsidR="00A508A3" w:rsidRDefault="00046AF6" w:rsidP="00D64158">
      <w:pPr>
        <w:spacing w:line="480" w:lineRule="auto"/>
        <w:ind w:firstLine="720"/>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t xml:space="preserve">Finally, an automated </w:t>
      </w:r>
      <w:r w:rsidR="00D906F7">
        <w:rPr>
          <w:rFonts w:ascii="Times New Roman" w:hAnsi="Times New Roman" w:cs="Times New Roman" w:hint="eastAsia"/>
          <w:sz w:val="24"/>
          <w:szCs w:val="24"/>
        </w:rPr>
        <w:t>LabVIEW</w:t>
      </w:r>
      <w:r w:rsidRPr="00995F62">
        <w:rPr>
          <w:rFonts w:ascii="Times New Roman" w:eastAsia="Times New Roman" w:hAnsi="Times New Roman" w:cs="Times New Roman"/>
          <w:sz w:val="24"/>
          <w:szCs w:val="24"/>
        </w:rPr>
        <w:t xml:space="preserve"> program was created that measure</w:t>
      </w:r>
      <w:r w:rsidR="00466C03">
        <w:rPr>
          <w:rFonts w:ascii="Times New Roman" w:eastAsia="Times New Roman" w:hAnsi="Times New Roman" w:cs="Times New Roman"/>
          <w:sz w:val="24"/>
          <w:szCs w:val="24"/>
        </w:rPr>
        <w:t>s</w:t>
      </w:r>
      <w:r w:rsidRPr="00995F62">
        <w:rPr>
          <w:rFonts w:ascii="Times New Roman" w:eastAsia="Times New Roman" w:hAnsi="Times New Roman" w:cs="Times New Roman"/>
          <w:sz w:val="24"/>
          <w:szCs w:val="24"/>
        </w:rPr>
        <w:t xml:space="preserve"> </w:t>
      </w:r>
      <w:r w:rsidR="00496FE7">
        <w:rPr>
          <w:rFonts w:ascii="Times New Roman" w:eastAsia="Times New Roman" w:hAnsi="Times New Roman" w:cs="Times New Roman"/>
          <w:sz w:val="24"/>
          <w:szCs w:val="24"/>
        </w:rPr>
        <w:t xml:space="preserve">all six analog channels </w:t>
      </w:r>
      <w:r w:rsidR="00496FE7">
        <w:rPr>
          <w:rFonts w:ascii="Times New Roman" w:hAnsi="Times New Roman" w:cs="Times New Roman" w:hint="eastAsia"/>
          <w:sz w:val="24"/>
          <w:szCs w:val="24"/>
        </w:rPr>
        <w:t xml:space="preserve">(A0 </w:t>
      </w:r>
      <w:r w:rsidR="00DD6974">
        <w:rPr>
          <w:rFonts w:ascii="Times New Roman" w:hAnsi="Times New Roman" w:cs="Times New Roman" w:hint="eastAsia"/>
          <w:sz w:val="24"/>
          <w:szCs w:val="24"/>
        </w:rPr>
        <w:t xml:space="preserve">through </w:t>
      </w:r>
      <w:r w:rsidR="00496FE7">
        <w:rPr>
          <w:rFonts w:ascii="Times New Roman" w:hAnsi="Times New Roman" w:cs="Times New Roman" w:hint="eastAsia"/>
          <w:sz w:val="24"/>
          <w:szCs w:val="24"/>
        </w:rPr>
        <w:t>A5)</w:t>
      </w:r>
      <w:r w:rsidR="00D906F7">
        <w:rPr>
          <w:rFonts w:ascii="Times New Roman" w:hAnsi="Times New Roman" w:cs="Times New Roman" w:hint="eastAsia"/>
          <w:sz w:val="24"/>
          <w:szCs w:val="24"/>
        </w:rPr>
        <w:t>, every 0.5 s,</w:t>
      </w:r>
      <w:r w:rsidR="00496FE7">
        <w:rPr>
          <w:rFonts w:ascii="Times New Roman" w:hAnsi="Times New Roman" w:cs="Times New Roman" w:hint="eastAsia"/>
          <w:sz w:val="24"/>
          <w:szCs w:val="24"/>
        </w:rPr>
        <w:t xml:space="preserve"> </w:t>
      </w:r>
      <w:r w:rsidRPr="00995F62">
        <w:rPr>
          <w:rFonts w:ascii="Times New Roman" w:eastAsia="Times New Roman" w:hAnsi="Times New Roman" w:cs="Times New Roman"/>
          <w:sz w:val="24"/>
          <w:szCs w:val="24"/>
        </w:rPr>
        <w:t>at temperatures from 40</w:t>
      </w:r>
      <w:r w:rsidR="00777663">
        <w:rPr>
          <w:rFonts w:ascii="Times New Roman" w:hAnsi="Times New Roman" w:cs="Times New Roman" w:hint="eastAsia"/>
          <w:sz w:val="24"/>
          <w:szCs w:val="24"/>
        </w:rPr>
        <w:t xml:space="preserve"> </w:t>
      </w:r>
      <w:r w:rsidRPr="00995F62">
        <w:rPr>
          <w:rFonts w:ascii="Times New Roman" w:eastAsia="Times New Roman" w:hAnsi="Times New Roman" w:cs="Times New Roman"/>
          <w:sz w:val="24"/>
          <w:szCs w:val="24"/>
        </w:rPr>
        <w:t>℃ to 100</w:t>
      </w:r>
      <w:r w:rsidR="00777663">
        <w:rPr>
          <w:rFonts w:ascii="Times New Roman" w:hAnsi="Times New Roman" w:cs="Times New Roman" w:hint="eastAsia"/>
          <w:sz w:val="24"/>
          <w:szCs w:val="24"/>
        </w:rPr>
        <w:t xml:space="preserve"> </w:t>
      </w:r>
      <w:r w:rsidRPr="00995F62">
        <w:rPr>
          <w:rFonts w:ascii="Times New Roman" w:eastAsia="Times New Roman" w:hAnsi="Times New Roman" w:cs="Times New Roman"/>
          <w:sz w:val="24"/>
          <w:szCs w:val="24"/>
        </w:rPr>
        <w:t>℃. The program first set the temperatures of the heaters to 40</w:t>
      </w:r>
      <w:r w:rsidR="00496FE7">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 xml:space="preserve">℃ and </w:t>
      </w:r>
      <w:r w:rsidR="00DD6974">
        <w:rPr>
          <w:rFonts w:ascii="Times New Roman" w:hAnsi="Times New Roman" w:cs="Times New Roman" w:hint="eastAsia"/>
          <w:sz w:val="24"/>
          <w:szCs w:val="24"/>
        </w:rPr>
        <w:t>started measuring the temperatures</w:t>
      </w:r>
      <w:r w:rsidR="00D05125">
        <w:rPr>
          <w:rFonts w:ascii="Times New Roman" w:hAnsi="Times New Roman" w:cs="Times New Roman"/>
          <w:sz w:val="24"/>
          <w:szCs w:val="24"/>
        </w:rPr>
        <w:t xml:space="preserve"> a</w:t>
      </w:r>
      <w:r w:rsidR="00DD6974">
        <w:rPr>
          <w:rFonts w:ascii="Times New Roman" w:hAnsi="Times New Roman" w:cs="Times New Roman" w:hint="eastAsia"/>
          <w:sz w:val="24"/>
          <w:szCs w:val="24"/>
        </w:rPr>
        <w:t>nd voltage (A0</w:t>
      </w:r>
      <w:r w:rsidR="00D05125">
        <w:rPr>
          <w:rFonts w:ascii="Times New Roman" w:hAnsi="Times New Roman" w:cs="Times New Roman"/>
          <w:sz w:val="24"/>
          <w:szCs w:val="24"/>
        </w:rPr>
        <w:t xml:space="preserve"> for T</w:t>
      </w:r>
      <w:r w:rsidR="00D05125" w:rsidRPr="00D05125">
        <w:rPr>
          <w:rFonts w:ascii="Times New Roman" w:hAnsi="Times New Roman" w:cs="Times New Roman"/>
          <w:sz w:val="24"/>
          <w:szCs w:val="24"/>
          <w:vertAlign w:val="subscript"/>
        </w:rPr>
        <w:t>C</w:t>
      </w:r>
      <w:r w:rsidR="009500BA">
        <w:rPr>
          <w:rFonts w:ascii="Times New Roman" w:hAnsi="Times New Roman" w:cs="Times New Roman" w:hint="eastAsia"/>
          <w:sz w:val="24"/>
          <w:szCs w:val="24"/>
        </w:rPr>
        <w:t>, A2</w:t>
      </w:r>
      <w:r w:rsidR="00D05125">
        <w:rPr>
          <w:rFonts w:ascii="Times New Roman" w:hAnsi="Times New Roman" w:cs="Times New Roman"/>
          <w:sz w:val="24"/>
          <w:szCs w:val="24"/>
        </w:rPr>
        <w:t xml:space="preserve"> for T</w:t>
      </w:r>
      <w:r w:rsidR="00D05125" w:rsidRPr="00D05125">
        <w:rPr>
          <w:rFonts w:ascii="Times New Roman" w:hAnsi="Times New Roman" w:cs="Times New Roman"/>
          <w:sz w:val="24"/>
          <w:szCs w:val="24"/>
          <w:vertAlign w:val="subscript"/>
        </w:rPr>
        <w:t>H</w:t>
      </w:r>
      <w:r w:rsidR="00D05125">
        <w:rPr>
          <w:rFonts w:ascii="Times New Roman" w:hAnsi="Times New Roman" w:cs="Times New Roman"/>
          <w:sz w:val="24"/>
          <w:szCs w:val="24"/>
        </w:rPr>
        <w:t xml:space="preserve">, </w:t>
      </w:r>
      <w:r w:rsidR="009500BA">
        <w:rPr>
          <w:rFonts w:ascii="Times New Roman" w:hAnsi="Times New Roman" w:cs="Times New Roman" w:hint="eastAsia"/>
          <w:sz w:val="24"/>
          <w:szCs w:val="24"/>
        </w:rPr>
        <w:t>and A1</w:t>
      </w:r>
      <w:r w:rsidR="00D05125">
        <w:rPr>
          <w:rFonts w:ascii="Times New Roman" w:hAnsi="Times New Roman" w:cs="Times New Roman"/>
          <w:sz w:val="24"/>
          <w:szCs w:val="24"/>
        </w:rPr>
        <w:t xml:space="preserve"> for </w:t>
      </w:r>
      <w:r w:rsidR="00D05125">
        <w:rPr>
          <w:rFonts w:ascii="Times New Roman" w:hAnsi="Times New Roman" w:cs="Times New Roman"/>
          <w:sz w:val="24"/>
          <w:szCs w:val="24"/>
        </w:rPr>
        <w:sym w:font="Symbol" w:char="F044"/>
      </w:r>
      <w:r w:rsidR="00D05125">
        <w:rPr>
          <w:rFonts w:ascii="Times New Roman" w:hAnsi="Times New Roman" w:cs="Times New Roman"/>
          <w:sz w:val="24"/>
          <w:szCs w:val="24"/>
        </w:rPr>
        <w:t>V</w:t>
      </w:r>
      <w:r w:rsidR="009500BA">
        <w:rPr>
          <w:rFonts w:ascii="Times New Roman" w:hAnsi="Times New Roman" w:cs="Times New Roman" w:hint="eastAsia"/>
          <w:sz w:val="24"/>
          <w:szCs w:val="24"/>
        </w:rPr>
        <w:t>)</w:t>
      </w:r>
      <w:r w:rsidR="00DD6974">
        <w:rPr>
          <w:rFonts w:ascii="Times New Roman" w:hAnsi="Times New Roman" w:cs="Times New Roman" w:hint="eastAsia"/>
          <w:sz w:val="24"/>
          <w:szCs w:val="24"/>
        </w:rPr>
        <w:t>. Th</w:t>
      </w:r>
      <w:r w:rsidRPr="00995F62">
        <w:rPr>
          <w:rFonts w:ascii="Times New Roman" w:eastAsia="Times New Roman" w:hAnsi="Times New Roman" w:cs="Times New Roman"/>
          <w:sz w:val="24"/>
          <w:szCs w:val="24"/>
        </w:rPr>
        <w:t xml:space="preserve">en, current for the resistance measurement was supplied </w:t>
      </w:r>
      <w:r w:rsidR="00533D12">
        <w:rPr>
          <w:rFonts w:ascii="Times New Roman" w:eastAsia="Times New Roman" w:hAnsi="Times New Roman" w:cs="Times New Roman"/>
          <w:sz w:val="24"/>
          <w:szCs w:val="24"/>
        </w:rPr>
        <w:t>by applying 5</w:t>
      </w:r>
      <w:r w:rsidR="00CE7D07">
        <w:rPr>
          <w:rFonts w:ascii="Times New Roman" w:eastAsia="Times New Roman" w:hAnsi="Times New Roman" w:cs="Times New Roman"/>
          <w:sz w:val="24"/>
          <w:szCs w:val="24"/>
        </w:rPr>
        <w:t xml:space="preserve"> </w:t>
      </w:r>
      <w:r w:rsidR="00533D12">
        <w:rPr>
          <w:rFonts w:ascii="Times New Roman" w:eastAsia="Times New Roman" w:hAnsi="Times New Roman" w:cs="Times New Roman"/>
          <w:sz w:val="24"/>
          <w:szCs w:val="24"/>
        </w:rPr>
        <w:t xml:space="preserve">V through D6, </w:t>
      </w:r>
      <w:r w:rsidRPr="00995F62">
        <w:rPr>
          <w:rFonts w:ascii="Times New Roman" w:eastAsia="Times New Roman" w:hAnsi="Times New Roman" w:cs="Times New Roman"/>
          <w:sz w:val="24"/>
          <w:szCs w:val="24"/>
        </w:rPr>
        <w:t>and resistances were measured using the analog inputs on the Arduino</w:t>
      </w:r>
      <w:r w:rsidR="00533D12">
        <w:rPr>
          <w:rFonts w:ascii="Times New Roman" w:eastAsia="Times New Roman" w:hAnsi="Times New Roman" w:cs="Times New Roman"/>
          <w:sz w:val="24"/>
          <w:szCs w:val="24"/>
        </w:rPr>
        <w:t>: A4 for the current measurement, A3 and A5 for the unamplified voltage measurement, and A1 for the amplified voltage measurement</w:t>
      </w:r>
      <w:r w:rsidRPr="00995F62">
        <w:rPr>
          <w:rFonts w:ascii="Times New Roman" w:eastAsia="Times New Roman" w:hAnsi="Times New Roman" w:cs="Times New Roman"/>
          <w:sz w:val="24"/>
          <w:szCs w:val="24"/>
        </w:rPr>
        <w:t xml:space="preserve">. </w:t>
      </w:r>
    </w:p>
    <w:p w14:paraId="4525F476" w14:textId="5DE773AB" w:rsidR="00A508A3" w:rsidRDefault="00046AF6" w:rsidP="00D64158">
      <w:pPr>
        <w:spacing w:line="480" w:lineRule="auto"/>
        <w:ind w:firstLine="720"/>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lastRenderedPageBreak/>
        <w:t xml:space="preserve">Next, the temperature </w:t>
      </w:r>
      <w:r w:rsidR="00D05125">
        <w:rPr>
          <w:rFonts w:ascii="Times New Roman" w:eastAsia="Times New Roman" w:hAnsi="Times New Roman" w:cs="Times New Roman"/>
          <w:sz w:val="24"/>
          <w:szCs w:val="24"/>
        </w:rPr>
        <w:t>(T</w:t>
      </w:r>
      <w:r w:rsidR="00D05125" w:rsidRPr="00D05125">
        <w:rPr>
          <w:rFonts w:ascii="Times New Roman" w:eastAsia="Times New Roman" w:hAnsi="Times New Roman" w:cs="Times New Roman"/>
          <w:sz w:val="24"/>
          <w:szCs w:val="24"/>
          <w:vertAlign w:val="subscript"/>
        </w:rPr>
        <w:t>H</w:t>
      </w:r>
      <w:r w:rsidR="00D05125">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 xml:space="preserve">of the one heater </w:t>
      </w:r>
      <w:r w:rsidR="00841715">
        <w:rPr>
          <w:rFonts w:ascii="Times New Roman" w:eastAsia="Times New Roman" w:hAnsi="Times New Roman" w:cs="Times New Roman"/>
          <w:sz w:val="24"/>
          <w:szCs w:val="24"/>
        </w:rPr>
        <w:t>was</w:t>
      </w:r>
      <w:r w:rsidRPr="00995F62">
        <w:rPr>
          <w:rFonts w:ascii="Times New Roman" w:eastAsia="Times New Roman" w:hAnsi="Times New Roman" w:cs="Times New Roman"/>
          <w:sz w:val="24"/>
          <w:szCs w:val="24"/>
        </w:rPr>
        <w:t xml:space="preserve"> increased by 10</w:t>
      </w:r>
      <w:r w:rsidR="00466C03">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 to 50</w:t>
      </w:r>
      <w:r w:rsidR="00466C03">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 at which point the program measure</w:t>
      </w:r>
      <w:r w:rsidR="00841715">
        <w:rPr>
          <w:rFonts w:ascii="Times New Roman" w:eastAsia="Times New Roman" w:hAnsi="Times New Roman" w:cs="Times New Roman"/>
          <w:sz w:val="24"/>
          <w:szCs w:val="24"/>
        </w:rPr>
        <w:t>d</w:t>
      </w:r>
      <w:r w:rsidRPr="00995F62">
        <w:rPr>
          <w:rFonts w:ascii="Times New Roman" w:eastAsia="Times New Roman" w:hAnsi="Times New Roman" w:cs="Times New Roman"/>
          <w:sz w:val="24"/>
          <w:szCs w:val="24"/>
        </w:rPr>
        <w:t xml:space="preserve"> the Seebeck coefficient using the output </w:t>
      </w:r>
      <w:r w:rsidR="00466C03">
        <w:rPr>
          <w:rFonts w:ascii="Times New Roman" w:eastAsia="Times New Roman" w:hAnsi="Times New Roman" w:cs="Times New Roman"/>
          <w:sz w:val="24"/>
          <w:szCs w:val="24"/>
        </w:rPr>
        <w:t xml:space="preserve">(A1) </w:t>
      </w:r>
      <w:r w:rsidRPr="00995F62">
        <w:rPr>
          <w:rFonts w:ascii="Times New Roman" w:eastAsia="Times New Roman" w:hAnsi="Times New Roman" w:cs="Times New Roman"/>
          <w:sz w:val="24"/>
          <w:szCs w:val="24"/>
        </w:rPr>
        <w:t>from the amplifiers.</w:t>
      </w:r>
      <w:r w:rsidR="00533D12">
        <w:rPr>
          <w:rFonts w:ascii="Times New Roman" w:eastAsia="Times New Roman" w:hAnsi="Times New Roman" w:cs="Times New Roman"/>
          <w:sz w:val="24"/>
          <w:szCs w:val="24"/>
        </w:rPr>
        <w:t xml:space="preserve"> During the Seebeck coefficient measurement, the </w:t>
      </w:r>
      <w:r w:rsidR="005B733D">
        <w:rPr>
          <w:rFonts w:ascii="Times New Roman" w:eastAsia="Times New Roman" w:hAnsi="Times New Roman" w:cs="Times New Roman"/>
          <w:sz w:val="24"/>
          <w:szCs w:val="24"/>
        </w:rPr>
        <w:t xml:space="preserve">current-flow path for </w:t>
      </w:r>
      <w:r w:rsidR="007B4FD7">
        <w:rPr>
          <w:rFonts w:ascii="Times New Roman" w:eastAsia="Times New Roman" w:hAnsi="Times New Roman" w:cs="Times New Roman"/>
          <w:sz w:val="24"/>
          <w:szCs w:val="24"/>
        </w:rPr>
        <w:t xml:space="preserve">the </w:t>
      </w:r>
      <w:r w:rsidR="00533D12">
        <w:rPr>
          <w:rFonts w:ascii="Times New Roman" w:eastAsia="Times New Roman" w:hAnsi="Times New Roman" w:cs="Times New Roman"/>
          <w:sz w:val="24"/>
          <w:szCs w:val="24"/>
        </w:rPr>
        <w:t xml:space="preserve">resistance measurement </w:t>
      </w:r>
      <w:r w:rsidR="005B733D">
        <w:rPr>
          <w:rFonts w:ascii="Times New Roman" w:eastAsia="Times New Roman" w:hAnsi="Times New Roman" w:cs="Times New Roman"/>
          <w:sz w:val="24"/>
          <w:szCs w:val="24"/>
        </w:rPr>
        <w:t xml:space="preserve">was disconnected from the circuitry </w:t>
      </w:r>
      <w:r w:rsidR="007B4FD7">
        <w:rPr>
          <w:rFonts w:ascii="Times New Roman" w:eastAsia="Times New Roman" w:hAnsi="Times New Roman" w:cs="Times New Roman"/>
          <w:sz w:val="24"/>
          <w:szCs w:val="24"/>
        </w:rPr>
        <w:t xml:space="preserve">in order not to interfere with </w:t>
      </w:r>
      <w:r w:rsidR="00533D12">
        <w:rPr>
          <w:rFonts w:ascii="Times New Roman" w:eastAsia="Times New Roman" w:hAnsi="Times New Roman" w:cs="Times New Roman"/>
          <w:sz w:val="24"/>
          <w:szCs w:val="24"/>
        </w:rPr>
        <w:t xml:space="preserve">the Seebeck </w:t>
      </w:r>
      <w:r w:rsidR="007B4FD7">
        <w:rPr>
          <w:rFonts w:ascii="Times New Roman" w:eastAsia="Times New Roman" w:hAnsi="Times New Roman" w:cs="Times New Roman"/>
          <w:sz w:val="24"/>
          <w:szCs w:val="24"/>
        </w:rPr>
        <w:t xml:space="preserve">coefficient </w:t>
      </w:r>
      <w:r w:rsidR="00533D12">
        <w:rPr>
          <w:rFonts w:ascii="Times New Roman" w:eastAsia="Times New Roman" w:hAnsi="Times New Roman" w:cs="Times New Roman"/>
          <w:sz w:val="24"/>
          <w:szCs w:val="24"/>
        </w:rPr>
        <w:t>measurement</w:t>
      </w:r>
      <w:r w:rsidR="00466C03">
        <w:rPr>
          <w:rFonts w:ascii="Times New Roman" w:eastAsia="Times New Roman" w:hAnsi="Times New Roman" w:cs="Times New Roman"/>
          <w:sz w:val="24"/>
          <w:szCs w:val="24"/>
        </w:rPr>
        <w:t>,</w:t>
      </w:r>
      <w:r w:rsidR="00533D12">
        <w:rPr>
          <w:rFonts w:ascii="Times New Roman" w:eastAsia="Times New Roman" w:hAnsi="Times New Roman" w:cs="Times New Roman"/>
          <w:sz w:val="24"/>
          <w:szCs w:val="24"/>
        </w:rPr>
        <w:t xml:space="preserve"> by floating D6</w:t>
      </w:r>
      <w:r w:rsidR="007B4FD7">
        <w:rPr>
          <w:rFonts w:ascii="Times New Roman" w:eastAsia="Times New Roman" w:hAnsi="Times New Roman" w:cs="Times New Roman"/>
          <w:sz w:val="24"/>
          <w:szCs w:val="24"/>
        </w:rPr>
        <w:t>, which isolates the sample from 5</w:t>
      </w:r>
      <w:r w:rsidR="00466C03">
        <w:rPr>
          <w:rFonts w:ascii="Times New Roman" w:eastAsia="Times New Roman" w:hAnsi="Times New Roman" w:cs="Times New Roman"/>
          <w:sz w:val="24"/>
          <w:szCs w:val="24"/>
        </w:rPr>
        <w:t xml:space="preserve"> </w:t>
      </w:r>
      <w:r w:rsidR="007B4FD7">
        <w:rPr>
          <w:rFonts w:ascii="Times New Roman" w:eastAsia="Times New Roman" w:hAnsi="Times New Roman" w:cs="Times New Roman"/>
          <w:sz w:val="24"/>
          <w:szCs w:val="24"/>
        </w:rPr>
        <w:t>V</w:t>
      </w:r>
      <w:r w:rsidR="00533D12">
        <w:rPr>
          <w:rFonts w:ascii="Times New Roman" w:eastAsia="Times New Roman" w:hAnsi="Times New Roman" w:cs="Times New Roman"/>
          <w:sz w:val="24"/>
          <w:szCs w:val="24"/>
        </w:rPr>
        <w:t xml:space="preserve"> as well </w:t>
      </w:r>
      <w:r w:rsidR="007B4FD7">
        <w:rPr>
          <w:rFonts w:ascii="Times New Roman" w:eastAsia="Times New Roman" w:hAnsi="Times New Roman" w:cs="Times New Roman"/>
          <w:sz w:val="24"/>
          <w:szCs w:val="24"/>
        </w:rPr>
        <w:t>as from the ground by turning off the transistor (</w:t>
      </w:r>
      <w:proofErr w:type="spellStart"/>
      <w:r w:rsidR="007B4FD7">
        <w:rPr>
          <w:rFonts w:ascii="Times New Roman" w:eastAsia="Times New Roman" w:hAnsi="Times New Roman" w:cs="Times New Roman"/>
          <w:sz w:val="24"/>
          <w:szCs w:val="24"/>
        </w:rPr>
        <w:t>TrR</w:t>
      </w:r>
      <w:proofErr w:type="spellEnd"/>
      <w:r w:rsidR="007B4FD7">
        <w:rPr>
          <w:rFonts w:ascii="Times New Roman" w:eastAsia="Times New Roman" w:hAnsi="Times New Roman" w:cs="Times New Roman"/>
          <w:sz w:val="24"/>
          <w:szCs w:val="24"/>
        </w:rPr>
        <w:t>)</w:t>
      </w:r>
      <w:r w:rsidR="005B733D">
        <w:rPr>
          <w:rFonts w:ascii="Times New Roman" w:eastAsia="Times New Roman" w:hAnsi="Times New Roman" w:cs="Times New Roman"/>
          <w:sz w:val="24"/>
          <w:szCs w:val="24"/>
        </w:rPr>
        <w:t>, as described in Sec. C</w:t>
      </w:r>
      <w:r w:rsidR="007B4FD7">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 xml:space="preserve">Then, the temperature </w:t>
      </w:r>
      <w:r w:rsidR="00D05125">
        <w:rPr>
          <w:rFonts w:ascii="Times New Roman" w:eastAsia="Times New Roman" w:hAnsi="Times New Roman" w:cs="Times New Roman"/>
          <w:sz w:val="24"/>
          <w:szCs w:val="24"/>
        </w:rPr>
        <w:t>(T</w:t>
      </w:r>
      <w:r w:rsidR="00D05125" w:rsidRPr="00D05125">
        <w:rPr>
          <w:rFonts w:ascii="Times New Roman" w:eastAsia="Times New Roman" w:hAnsi="Times New Roman" w:cs="Times New Roman"/>
          <w:sz w:val="24"/>
          <w:szCs w:val="24"/>
          <w:vertAlign w:val="subscript"/>
        </w:rPr>
        <w:t>C</w:t>
      </w:r>
      <w:r w:rsidR="00D05125">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of the other heater was increased to 50</w:t>
      </w:r>
      <w:r w:rsidR="00A508A3">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 xml:space="preserve">℃, and the offset voltage and resistance were measured again. </w:t>
      </w:r>
    </w:p>
    <w:p w14:paraId="615DA541" w14:textId="12650F5F" w:rsidR="00061E58" w:rsidRDefault="00046AF6" w:rsidP="00D64158">
      <w:pPr>
        <w:spacing w:line="480" w:lineRule="auto"/>
        <w:ind w:firstLine="720"/>
        <w:jc w:val="both"/>
        <w:rPr>
          <w:rFonts w:ascii="Times New Roman" w:hAnsi="Times New Roman" w:cs="Times New Roman"/>
          <w:sz w:val="24"/>
          <w:szCs w:val="24"/>
        </w:rPr>
      </w:pPr>
      <w:r w:rsidRPr="00995F62">
        <w:rPr>
          <w:rFonts w:ascii="Times New Roman" w:eastAsia="Times New Roman" w:hAnsi="Times New Roman" w:cs="Times New Roman"/>
          <w:sz w:val="24"/>
          <w:szCs w:val="24"/>
        </w:rPr>
        <w:t>This cycle continued until the temperatures reached 100</w:t>
      </w:r>
      <w:r w:rsidR="00D05125">
        <w:rPr>
          <w:rFonts w:ascii="Times New Roman" w:eastAsia="Times New Roman" w:hAnsi="Times New Roman" w:cs="Times New Roman"/>
          <w:sz w:val="24"/>
          <w:szCs w:val="24"/>
        </w:rPr>
        <w:t xml:space="preserve"> </w:t>
      </w:r>
      <w:r w:rsidRPr="00995F62">
        <w:rPr>
          <w:rFonts w:ascii="Times New Roman" w:eastAsia="Times New Roman" w:hAnsi="Times New Roman" w:cs="Times New Roman"/>
          <w:sz w:val="24"/>
          <w:szCs w:val="24"/>
        </w:rPr>
        <w:t>℃, at which point the program terminated and saved the data into a CSV file</w:t>
      </w:r>
      <w:r w:rsidR="00061E58">
        <w:rPr>
          <w:rFonts w:ascii="Times New Roman" w:eastAsia="Times New Roman" w:hAnsi="Times New Roman" w:cs="Times New Roman"/>
          <w:sz w:val="24"/>
          <w:szCs w:val="24"/>
        </w:rPr>
        <w:t xml:space="preserve">: see Fig. 4 for an exemplary data sequence. </w:t>
      </w:r>
      <w:r w:rsidRPr="00995F62">
        <w:rPr>
          <w:rFonts w:ascii="Times New Roman" w:eastAsia="Times New Roman" w:hAnsi="Times New Roman" w:cs="Times New Roman"/>
          <w:sz w:val="24"/>
          <w:szCs w:val="24"/>
        </w:rPr>
        <w:t xml:space="preserve"> </w:t>
      </w:r>
      <w:r w:rsidR="00D05125">
        <w:rPr>
          <w:rFonts w:ascii="Times New Roman" w:hAnsi="Times New Roman" w:cs="Times New Roman"/>
          <w:sz w:val="24"/>
          <w:szCs w:val="24"/>
        </w:rPr>
        <w:t xml:space="preserve">During the </w:t>
      </w:r>
      <w:r w:rsidR="006F4684">
        <w:rPr>
          <w:rFonts w:ascii="Times New Roman" w:hAnsi="Times New Roman" w:cs="Times New Roman"/>
          <w:sz w:val="24"/>
          <w:szCs w:val="24"/>
        </w:rPr>
        <w:t>post-</w:t>
      </w:r>
      <w:r w:rsidR="00D05125">
        <w:rPr>
          <w:rFonts w:ascii="Times New Roman" w:hAnsi="Times New Roman" w:cs="Times New Roman"/>
          <w:sz w:val="24"/>
          <w:szCs w:val="24"/>
        </w:rPr>
        <w:t>data</w:t>
      </w:r>
      <w:r w:rsidR="006F4684">
        <w:rPr>
          <w:rFonts w:ascii="Times New Roman" w:hAnsi="Times New Roman" w:cs="Times New Roman"/>
          <w:sz w:val="24"/>
          <w:szCs w:val="24"/>
        </w:rPr>
        <w:t>-</w:t>
      </w:r>
      <w:r w:rsidR="00D05125">
        <w:rPr>
          <w:rFonts w:ascii="Times New Roman" w:hAnsi="Times New Roman" w:cs="Times New Roman"/>
          <w:sz w:val="24"/>
          <w:szCs w:val="24"/>
        </w:rPr>
        <w:t xml:space="preserve">processing, </w:t>
      </w:r>
      <w:r w:rsidR="00D64158">
        <w:rPr>
          <w:rFonts w:ascii="Times New Roman" w:hAnsi="Times New Roman" w:cs="Times New Roman"/>
          <w:sz w:val="24"/>
          <w:szCs w:val="24"/>
        </w:rPr>
        <w:t xml:space="preserve">100 data points of each signal were averaged </w:t>
      </w:r>
      <w:r w:rsidR="00D05125">
        <w:rPr>
          <w:rFonts w:ascii="Times New Roman" w:hAnsi="Times New Roman" w:cs="Times New Roman"/>
          <w:sz w:val="24"/>
          <w:szCs w:val="24"/>
        </w:rPr>
        <w:t xml:space="preserve">at each temperature </w:t>
      </w:r>
      <w:r w:rsidR="00D64158">
        <w:rPr>
          <w:rFonts w:ascii="Times New Roman" w:hAnsi="Times New Roman" w:cs="Times New Roman"/>
          <w:sz w:val="24"/>
          <w:szCs w:val="24"/>
        </w:rPr>
        <w:t>and</w:t>
      </w:r>
      <w:r w:rsidR="00D64158">
        <w:rPr>
          <w:rFonts w:ascii="Times New Roman" w:hAnsi="Times New Roman" w:cs="Times New Roman" w:hint="eastAsia"/>
          <w:sz w:val="24"/>
          <w:szCs w:val="24"/>
        </w:rPr>
        <w:t xml:space="preserve"> used as the value corresponding to the temperature</w:t>
      </w:r>
      <w:del w:id="51" w:author="Alex Oh" w:date="2025-07-03T14:59:00Z" w16du:dateUtc="2025-07-03T18:59:00Z">
        <w:r w:rsidR="00D05125" w:rsidDel="003F617B">
          <w:rPr>
            <w:rFonts w:ascii="Times New Roman" w:hAnsi="Times New Roman" w:cs="Times New Roman"/>
            <w:sz w:val="24"/>
            <w:szCs w:val="24"/>
          </w:rPr>
          <w:delText xml:space="preserve">: </w:delText>
        </w:r>
      </w:del>
      <w:ins w:id="52" w:author="Alex Oh" w:date="2025-07-03T14:59:00Z" w16du:dateUtc="2025-07-03T18:59:00Z">
        <w:r w:rsidR="003F617B">
          <w:rPr>
            <w:rFonts w:ascii="Times New Roman" w:hAnsi="Times New Roman" w:cs="Times New Roman"/>
            <w:sz w:val="24"/>
            <w:szCs w:val="24"/>
          </w:rPr>
          <w:t>;</w:t>
        </w:r>
        <w:r w:rsidR="003F617B">
          <w:rPr>
            <w:rFonts w:ascii="Times New Roman" w:hAnsi="Times New Roman" w:cs="Times New Roman"/>
            <w:sz w:val="24"/>
            <w:szCs w:val="24"/>
          </w:rPr>
          <w:t xml:space="preserve"> </w:t>
        </w:r>
      </w:ins>
      <w:r w:rsidR="00D05125">
        <w:rPr>
          <w:rFonts w:ascii="Times New Roman" w:hAnsi="Times New Roman" w:cs="Times New Roman"/>
          <w:sz w:val="24"/>
          <w:szCs w:val="24"/>
        </w:rPr>
        <w:t>this process reduces</w:t>
      </w:r>
      <w:r w:rsidR="006F4684">
        <w:rPr>
          <w:rFonts w:ascii="Times New Roman" w:hAnsi="Times New Roman" w:cs="Times New Roman"/>
          <w:sz w:val="24"/>
          <w:szCs w:val="24"/>
        </w:rPr>
        <w:t xml:space="preserve"> </w:t>
      </w:r>
      <w:ins w:id="53" w:author="Alex Oh" w:date="2025-07-03T14:59:00Z" w16du:dateUtc="2025-07-03T18:59:00Z">
        <w:r w:rsidR="00AB75C7">
          <w:rPr>
            <w:rFonts w:ascii="Times New Roman" w:hAnsi="Times New Roman" w:cs="Times New Roman"/>
            <w:sz w:val="24"/>
            <w:szCs w:val="24"/>
          </w:rPr>
          <w:t xml:space="preserve">the </w:t>
        </w:r>
      </w:ins>
      <w:r w:rsidR="006F4684">
        <w:rPr>
          <w:rFonts w:ascii="Times New Roman" w:hAnsi="Times New Roman" w:cs="Times New Roman"/>
          <w:sz w:val="24"/>
          <w:szCs w:val="24"/>
        </w:rPr>
        <w:t xml:space="preserve">uncertainty </w:t>
      </w:r>
      <w:r w:rsidR="00D05125">
        <w:rPr>
          <w:rFonts w:ascii="Times New Roman" w:hAnsi="Times New Roman" w:cs="Times New Roman"/>
          <w:sz w:val="24"/>
          <w:szCs w:val="24"/>
        </w:rPr>
        <w:t xml:space="preserve">of the data by ten times </w:t>
      </w:r>
      <w:proofErr w:type="gramStart"/>
      <w:r w:rsidR="00D05125">
        <w:rPr>
          <w:rFonts w:ascii="Times New Roman" w:hAnsi="Times New Roman" w:cs="Times New Roman"/>
          <w:sz w:val="24"/>
          <w:szCs w:val="24"/>
        </w:rPr>
        <w:t>and</w:t>
      </w:r>
      <w:r w:rsidR="006F4684">
        <w:rPr>
          <w:rFonts w:ascii="Times New Roman" w:hAnsi="Times New Roman" w:cs="Times New Roman"/>
          <w:sz w:val="24"/>
          <w:szCs w:val="24"/>
        </w:rPr>
        <w:t xml:space="preserve"> </w:t>
      </w:r>
      <w:r w:rsidR="005B733D">
        <w:rPr>
          <w:rFonts w:ascii="Times New Roman" w:hAnsi="Times New Roman" w:cs="Times New Roman"/>
          <w:sz w:val="24"/>
          <w:szCs w:val="24"/>
        </w:rPr>
        <w:t>also</w:t>
      </w:r>
      <w:proofErr w:type="gramEnd"/>
      <w:r w:rsidR="005B733D">
        <w:rPr>
          <w:rFonts w:ascii="Times New Roman" w:hAnsi="Times New Roman" w:cs="Times New Roman"/>
          <w:sz w:val="24"/>
          <w:szCs w:val="24"/>
        </w:rPr>
        <w:t xml:space="preserve"> </w:t>
      </w:r>
      <w:r w:rsidR="00D05125">
        <w:rPr>
          <w:rFonts w:ascii="Times New Roman" w:hAnsi="Times New Roman" w:cs="Times New Roman"/>
          <w:sz w:val="24"/>
          <w:szCs w:val="24"/>
        </w:rPr>
        <w:t>provides th</w:t>
      </w:r>
      <w:r w:rsidR="006F4684">
        <w:rPr>
          <w:rFonts w:ascii="Times New Roman" w:hAnsi="Times New Roman" w:cs="Times New Roman"/>
          <w:sz w:val="24"/>
          <w:szCs w:val="24"/>
        </w:rPr>
        <w:t>e s</w:t>
      </w:r>
      <w:r w:rsidR="00D05125">
        <w:rPr>
          <w:rFonts w:ascii="Times New Roman" w:hAnsi="Times New Roman" w:cs="Times New Roman"/>
          <w:sz w:val="24"/>
          <w:szCs w:val="24"/>
        </w:rPr>
        <w:t xml:space="preserve">tandard deviation </w:t>
      </w:r>
      <w:r w:rsidR="006F4684">
        <w:rPr>
          <w:rFonts w:ascii="Times New Roman" w:hAnsi="Times New Roman" w:cs="Times New Roman"/>
          <w:sz w:val="24"/>
          <w:szCs w:val="24"/>
        </w:rPr>
        <w:t>as an estimate of t</w:t>
      </w:r>
      <w:r w:rsidR="00061E58">
        <w:rPr>
          <w:rFonts w:ascii="Times New Roman" w:hAnsi="Times New Roman" w:cs="Times New Roman"/>
          <w:sz w:val="24"/>
          <w:szCs w:val="24"/>
        </w:rPr>
        <w:t>he</w:t>
      </w:r>
      <w:r w:rsidR="006F4684">
        <w:rPr>
          <w:rFonts w:ascii="Times New Roman" w:hAnsi="Times New Roman" w:cs="Times New Roman"/>
          <w:sz w:val="24"/>
          <w:szCs w:val="24"/>
        </w:rPr>
        <w:t xml:space="preserve"> </w:t>
      </w:r>
      <w:r w:rsidR="005B733D">
        <w:rPr>
          <w:rFonts w:ascii="Times New Roman" w:hAnsi="Times New Roman" w:cs="Times New Roman"/>
          <w:sz w:val="24"/>
          <w:szCs w:val="24"/>
        </w:rPr>
        <w:t>data uncertainty.</w:t>
      </w:r>
      <w:r w:rsidR="006F4684">
        <w:rPr>
          <w:rFonts w:ascii="Times New Roman" w:hAnsi="Times New Roman" w:cs="Times New Roman"/>
          <w:sz w:val="24"/>
          <w:szCs w:val="24"/>
        </w:rPr>
        <w:t xml:space="preserve"> </w:t>
      </w:r>
    </w:p>
    <w:p w14:paraId="7398C73E" w14:textId="77777777" w:rsidR="00A508A3" w:rsidRPr="00D906F7" w:rsidRDefault="00A508A3" w:rsidP="00D64158">
      <w:pPr>
        <w:spacing w:line="480" w:lineRule="auto"/>
        <w:ind w:firstLine="720"/>
        <w:jc w:val="both"/>
        <w:rPr>
          <w:rFonts w:ascii="Times New Roman" w:hAnsi="Times New Roman" w:cs="Times New Roman"/>
          <w:sz w:val="24"/>
          <w:szCs w:val="24"/>
        </w:rPr>
      </w:pPr>
    </w:p>
    <w:p w14:paraId="13951635" w14:textId="5E567DD4" w:rsidR="00205685" w:rsidRPr="00995F62" w:rsidRDefault="001E006E" w:rsidP="00995F62">
      <w:pPr>
        <w:spacing w:line="480" w:lineRule="auto"/>
        <w:jc w:val="both"/>
        <w:rPr>
          <w:rFonts w:ascii="Times New Roman" w:eastAsia="Times New Roman" w:hAnsi="Times New Roman" w:cs="Times New Roman"/>
          <w:sz w:val="24"/>
          <w:szCs w:val="24"/>
        </w:rPr>
      </w:pPr>
      <w:r w:rsidRPr="001E006E">
        <w:rPr>
          <w:rFonts w:ascii="Times New Roman" w:eastAsia="Times New Roman" w:hAnsi="Times New Roman" w:cs="Times New Roman"/>
          <w:noProof/>
          <w:sz w:val="24"/>
          <w:szCs w:val="24"/>
          <w:lang w:val="en-US"/>
        </w:rPr>
        <w:drawing>
          <wp:inline distT="0" distB="0" distL="0" distR="0" wp14:anchorId="3726127F" wp14:editId="5875DAE7">
            <wp:extent cx="5943600" cy="1926590"/>
            <wp:effectExtent l="0" t="0" r="0" b="0"/>
            <wp:docPr id="8" name="Content Placeholder 7" descr="A screenshot of a computer&#10;&#10;AI-generated content may be incorrect.">
              <a:extLst xmlns:a="http://schemas.openxmlformats.org/drawingml/2006/main">
                <a:ext uri="{FF2B5EF4-FFF2-40B4-BE49-F238E27FC236}">
                  <a16:creationId xmlns:a16="http://schemas.microsoft.com/office/drawing/2014/main" id="{9A87EF2B-BCA1-FCF9-5B91-9BE0E4A9CA8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A screenshot of a computer&#10;&#10;AI-generated content may be incorrect.">
                      <a:extLst>
                        <a:ext uri="{FF2B5EF4-FFF2-40B4-BE49-F238E27FC236}">
                          <a16:creationId xmlns:a16="http://schemas.microsoft.com/office/drawing/2014/main" id="{9A87EF2B-BCA1-FCF9-5B91-9BE0E4A9CA86}"/>
                        </a:ext>
                      </a:extLst>
                    </pic:cNvPr>
                    <pic:cNvPicPr>
                      <a:picLocks noGrp="1"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926590"/>
                    </a:xfrm>
                    <a:prstGeom prst="rect">
                      <a:avLst/>
                    </a:prstGeom>
                  </pic:spPr>
                </pic:pic>
              </a:graphicData>
            </a:graphic>
          </wp:inline>
        </w:drawing>
      </w:r>
    </w:p>
    <w:p w14:paraId="5981AD25" w14:textId="4953488A" w:rsidR="00205685" w:rsidRDefault="00046AF6" w:rsidP="00995F62">
      <w:pPr>
        <w:spacing w:line="480" w:lineRule="auto"/>
        <w:jc w:val="both"/>
        <w:rPr>
          <w:rFonts w:ascii="Times New Roman" w:eastAsia="Times New Roman" w:hAnsi="Times New Roman" w:cs="Times New Roman"/>
          <w:bCs/>
          <w:sz w:val="24"/>
          <w:szCs w:val="24"/>
        </w:rPr>
      </w:pPr>
      <w:r w:rsidRPr="00995F62">
        <w:rPr>
          <w:rFonts w:ascii="Times New Roman" w:eastAsia="Times New Roman" w:hAnsi="Times New Roman" w:cs="Times New Roman"/>
          <w:b/>
          <w:sz w:val="24"/>
          <w:szCs w:val="24"/>
        </w:rPr>
        <w:t>Fig</w:t>
      </w:r>
      <w:r w:rsidR="003A532A">
        <w:rPr>
          <w:rFonts w:ascii="Times New Roman" w:eastAsia="Times New Roman" w:hAnsi="Times New Roman" w:cs="Times New Roman"/>
          <w:b/>
          <w:sz w:val="24"/>
          <w:szCs w:val="24"/>
        </w:rPr>
        <w:t>.</w:t>
      </w:r>
      <w:r w:rsidRPr="00995F62">
        <w:rPr>
          <w:rFonts w:ascii="Times New Roman" w:eastAsia="Times New Roman" w:hAnsi="Times New Roman" w:cs="Times New Roman"/>
          <w:b/>
          <w:sz w:val="24"/>
          <w:szCs w:val="24"/>
        </w:rPr>
        <w:t xml:space="preserve"> 3. LabVIEW Front Panel (left image) and Back Panel (right image)</w:t>
      </w:r>
      <w:r w:rsidR="00074952">
        <w:rPr>
          <w:rFonts w:ascii="Times New Roman" w:eastAsia="Times New Roman" w:hAnsi="Times New Roman" w:cs="Times New Roman"/>
          <w:b/>
          <w:sz w:val="24"/>
          <w:szCs w:val="24"/>
        </w:rPr>
        <w:t xml:space="preserve">. </w:t>
      </w:r>
      <w:r w:rsidR="00074952">
        <w:rPr>
          <w:rFonts w:ascii="Times New Roman" w:eastAsia="Times New Roman" w:hAnsi="Times New Roman" w:cs="Times New Roman"/>
          <w:bCs/>
          <w:sz w:val="24"/>
          <w:szCs w:val="24"/>
        </w:rPr>
        <w:t xml:space="preserve">This program automates all the controls </w:t>
      </w:r>
      <w:r w:rsidR="006F4684">
        <w:rPr>
          <w:rFonts w:ascii="Times New Roman" w:eastAsia="Times New Roman" w:hAnsi="Times New Roman" w:cs="Times New Roman"/>
          <w:bCs/>
          <w:sz w:val="24"/>
          <w:szCs w:val="24"/>
        </w:rPr>
        <w:t xml:space="preserve">and measurements as described in the main text. </w:t>
      </w:r>
    </w:p>
    <w:p w14:paraId="006DB305" w14:textId="77777777" w:rsidR="00597B3D" w:rsidRDefault="00597B3D" w:rsidP="00995F62">
      <w:pPr>
        <w:spacing w:line="480" w:lineRule="auto"/>
        <w:jc w:val="both"/>
        <w:rPr>
          <w:rFonts w:ascii="Times New Roman" w:eastAsia="Times New Roman" w:hAnsi="Times New Roman" w:cs="Times New Roman"/>
          <w:bCs/>
          <w:sz w:val="24"/>
          <w:szCs w:val="24"/>
        </w:rPr>
      </w:pPr>
    </w:p>
    <w:p w14:paraId="4E3B8215" w14:textId="77777777" w:rsidR="00597B3D" w:rsidRDefault="00597B3D" w:rsidP="00995F62">
      <w:pPr>
        <w:spacing w:line="480" w:lineRule="auto"/>
        <w:jc w:val="both"/>
        <w:rPr>
          <w:rFonts w:ascii="Times New Roman" w:eastAsia="Times New Roman" w:hAnsi="Times New Roman" w:cs="Times New Roman"/>
          <w:bCs/>
          <w:sz w:val="24"/>
          <w:szCs w:val="24"/>
        </w:rPr>
      </w:pPr>
    </w:p>
    <w:p w14:paraId="4E15F557" w14:textId="77777777" w:rsidR="002A3EB6" w:rsidRPr="00074952" w:rsidRDefault="002A3EB6" w:rsidP="00995F62">
      <w:pPr>
        <w:spacing w:line="480" w:lineRule="auto"/>
        <w:jc w:val="both"/>
        <w:rPr>
          <w:rFonts w:ascii="Times New Roman" w:eastAsia="Times New Roman" w:hAnsi="Times New Roman" w:cs="Times New Roman"/>
          <w:bCs/>
          <w:sz w:val="24"/>
          <w:szCs w:val="24"/>
        </w:rPr>
      </w:pPr>
    </w:p>
    <w:p w14:paraId="349E1CC1" w14:textId="1E36D153" w:rsidR="006F6687" w:rsidRDefault="009A3745" w:rsidP="0090151C">
      <w:pPr>
        <w:spacing w:line="480" w:lineRule="auto"/>
        <w:jc w:val="both"/>
        <w:rPr>
          <w:rFonts w:ascii="Times New Roman" w:eastAsia="Times New Roman" w:hAnsi="Times New Roman" w:cs="Times New Roman"/>
          <w:noProof/>
          <w:sz w:val="24"/>
          <w:szCs w:val="24"/>
          <w:lang w:val="en-US"/>
        </w:rPr>
      </w:pPr>
      <w:r w:rsidRPr="009A3745">
        <w:rPr>
          <w:rFonts w:ascii="Times New Roman" w:eastAsia="Times New Roman" w:hAnsi="Times New Roman" w:cs="Times New Roman"/>
          <w:noProof/>
          <w:sz w:val="24"/>
          <w:szCs w:val="24"/>
        </w:rPr>
        <w:drawing>
          <wp:inline distT="0" distB="0" distL="0" distR="0" wp14:anchorId="38090E75" wp14:editId="0AB9F218">
            <wp:extent cx="5943600" cy="3637915"/>
            <wp:effectExtent l="0" t="0" r="0" b="635"/>
            <wp:docPr id="11" name="Content Placeholder 10" descr="A graph of a graph&#10;&#10;AI-generated content may be incorrect.">
              <a:extLst xmlns:a="http://schemas.openxmlformats.org/drawingml/2006/main">
                <a:ext uri="{FF2B5EF4-FFF2-40B4-BE49-F238E27FC236}">
                  <a16:creationId xmlns:a16="http://schemas.microsoft.com/office/drawing/2014/main" id="{1F4E9F51-3275-8236-2F7F-3AC0D06A618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descr="A graph of a graph&#10;&#10;AI-generated content may be incorrect.">
                      <a:extLst>
                        <a:ext uri="{FF2B5EF4-FFF2-40B4-BE49-F238E27FC236}">
                          <a16:creationId xmlns:a16="http://schemas.microsoft.com/office/drawing/2014/main" id="{1F4E9F51-3275-8236-2F7F-3AC0D06A6182}"/>
                        </a:ext>
                      </a:extLst>
                    </pic:cNvPr>
                    <pic:cNvPicPr>
                      <a:picLocks noGrp="1"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37915"/>
                    </a:xfrm>
                    <a:prstGeom prst="rect">
                      <a:avLst/>
                    </a:prstGeom>
                  </pic:spPr>
                </pic:pic>
              </a:graphicData>
            </a:graphic>
          </wp:inline>
        </w:drawing>
      </w:r>
    </w:p>
    <w:p w14:paraId="09E4E36F" w14:textId="26DC6064" w:rsidR="0090151C" w:rsidRDefault="0090151C" w:rsidP="0090151C">
      <w:pPr>
        <w:spacing w:line="480" w:lineRule="auto"/>
        <w:jc w:val="both"/>
        <w:rPr>
          <w:rFonts w:ascii="Times New Roman" w:hAnsi="Times New Roman" w:cs="Times New Roman"/>
          <w:bCs/>
          <w:sz w:val="24"/>
          <w:szCs w:val="24"/>
        </w:rPr>
      </w:pPr>
      <w:r w:rsidRPr="00995F62">
        <w:rPr>
          <w:rFonts w:ascii="Times New Roman" w:eastAsia="Times New Roman" w:hAnsi="Times New Roman" w:cs="Times New Roman"/>
          <w:b/>
          <w:sz w:val="24"/>
          <w:szCs w:val="24"/>
        </w:rPr>
        <w:t>Fig</w:t>
      </w:r>
      <w:r>
        <w:rPr>
          <w:rFonts w:ascii="Times New Roman" w:eastAsia="Times New Roman" w:hAnsi="Times New Roman" w:cs="Times New Roman"/>
          <w:b/>
          <w:sz w:val="24"/>
          <w:szCs w:val="24"/>
        </w:rPr>
        <w:t>.</w:t>
      </w:r>
      <w:r w:rsidRPr="00995F62">
        <w:rPr>
          <w:rFonts w:ascii="Times New Roman" w:eastAsia="Times New Roman" w:hAnsi="Times New Roman" w:cs="Times New Roman"/>
          <w:b/>
          <w:sz w:val="24"/>
          <w:szCs w:val="24"/>
        </w:rPr>
        <w:t xml:space="preserve"> </w:t>
      </w:r>
      <w:r>
        <w:rPr>
          <w:rFonts w:ascii="Times New Roman" w:hAnsi="Times New Roman" w:cs="Times New Roman" w:hint="eastAsia"/>
          <w:b/>
          <w:sz w:val="24"/>
          <w:szCs w:val="24"/>
        </w:rPr>
        <w:t>4</w:t>
      </w:r>
      <w:r w:rsidRPr="00995F62">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Exemplary time sequence of temperatures and voltage data</w:t>
      </w:r>
      <w:r w:rsidRPr="00995F62">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 xml:space="preserve">This data shows a time sequence of the cold </w:t>
      </w:r>
      <w:r w:rsidR="001F3B7E">
        <w:rPr>
          <w:rFonts w:ascii="Times New Roman" w:eastAsia="Times New Roman" w:hAnsi="Times New Roman" w:cs="Times New Roman"/>
          <w:bCs/>
          <w:sz w:val="24"/>
          <w:szCs w:val="24"/>
        </w:rPr>
        <w:t>(T</w:t>
      </w:r>
      <w:r w:rsidR="001F3B7E" w:rsidRPr="001F3B7E">
        <w:rPr>
          <w:rFonts w:ascii="Times New Roman" w:eastAsia="Times New Roman" w:hAnsi="Times New Roman" w:cs="Times New Roman"/>
          <w:bCs/>
          <w:sz w:val="24"/>
          <w:szCs w:val="24"/>
          <w:vertAlign w:val="subscript"/>
        </w:rPr>
        <w:t>C</w:t>
      </w:r>
      <w:r w:rsidR="001F3B7E">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and hot </w:t>
      </w:r>
      <w:r w:rsidR="001F3B7E">
        <w:rPr>
          <w:rFonts w:ascii="Times New Roman" w:eastAsia="Times New Roman" w:hAnsi="Times New Roman" w:cs="Times New Roman"/>
          <w:bCs/>
          <w:sz w:val="24"/>
          <w:szCs w:val="24"/>
        </w:rPr>
        <w:t>(T</w:t>
      </w:r>
      <w:r w:rsidR="001F3B7E" w:rsidRPr="001F3B7E">
        <w:rPr>
          <w:rFonts w:ascii="Times New Roman" w:eastAsia="Times New Roman" w:hAnsi="Times New Roman" w:cs="Times New Roman"/>
          <w:bCs/>
          <w:sz w:val="24"/>
          <w:szCs w:val="24"/>
          <w:vertAlign w:val="subscript"/>
        </w:rPr>
        <w:t>H</w:t>
      </w:r>
      <w:r w:rsidR="001F3B7E">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temperatures - T</w:t>
      </w:r>
      <w:r w:rsidRPr="008B627F">
        <w:rPr>
          <w:rFonts w:ascii="Times New Roman" w:eastAsia="Times New Roman" w:hAnsi="Times New Roman" w:cs="Times New Roman"/>
          <w:bCs/>
          <w:sz w:val="24"/>
          <w:szCs w:val="24"/>
          <w:vertAlign w:val="subscript"/>
        </w:rPr>
        <w:t>C</w:t>
      </w:r>
      <w:r>
        <w:rPr>
          <w:rFonts w:ascii="Times New Roman" w:eastAsia="Times New Roman" w:hAnsi="Times New Roman" w:cs="Times New Roman"/>
          <w:bCs/>
          <w:sz w:val="24"/>
          <w:szCs w:val="24"/>
        </w:rPr>
        <w:t xml:space="preserve"> from A0 and T</w:t>
      </w:r>
      <w:r w:rsidRPr="008B627F">
        <w:rPr>
          <w:rFonts w:ascii="Times New Roman" w:eastAsia="Times New Roman" w:hAnsi="Times New Roman" w:cs="Times New Roman"/>
          <w:bCs/>
          <w:sz w:val="24"/>
          <w:szCs w:val="24"/>
          <w:vertAlign w:val="subscript"/>
        </w:rPr>
        <w:t>H</w:t>
      </w:r>
      <w:r>
        <w:rPr>
          <w:rFonts w:ascii="Times New Roman" w:eastAsia="Times New Roman" w:hAnsi="Times New Roman" w:cs="Times New Roman"/>
          <w:bCs/>
          <w:sz w:val="24"/>
          <w:szCs w:val="24"/>
        </w:rPr>
        <w:t xml:space="preserve"> from A2, ranging from 40</w:t>
      </w:r>
      <w:r w:rsidR="00DE2740">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˚C through 100</w:t>
      </w:r>
      <w:r w:rsidR="00DE2740">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˚C - and the </w:t>
      </w:r>
      <w:r w:rsidR="005B733D">
        <w:rPr>
          <w:rFonts w:ascii="Times New Roman" w:eastAsia="Times New Roman" w:hAnsi="Times New Roman" w:cs="Times New Roman"/>
          <w:bCs/>
          <w:sz w:val="24"/>
          <w:szCs w:val="24"/>
        </w:rPr>
        <w:t xml:space="preserve">amplified </w:t>
      </w:r>
      <w:r>
        <w:rPr>
          <w:rFonts w:ascii="Times New Roman" w:eastAsia="Times New Roman" w:hAnsi="Times New Roman" w:cs="Times New Roman"/>
          <w:bCs/>
          <w:sz w:val="24"/>
          <w:szCs w:val="24"/>
        </w:rPr>
        <w:t xml:space="preserve">voltage </w:t>
      </w:r>
      <w:r w:rsidR="005B733D">
        <w:rPr>
          <w:rFonts w:ascii="Times New Roman" w:eastAsia="Times New Roman" w:hAnsi="Times New Roman" w:cs="Times New Roman"/>
          <w:bCs/>
          <w:sz w:val="24"/>
          <w:szCs w:val="24"/>
        </w:rPr>
        <w:t>(V</w:t>
      </w:r>
      <w:r w:rsidR="005B733D" w:rsidRPr="005B733D">
        <w:rPr>
          <w:rFonts w:ascii="Times New Roman" w:eastAsia="Times New Roman" w:hAnsi="Times New Roman" w:cs="Times New Roman"/>
          <w:bCs/>
          <w:sz w:val="24"/>
          <w:szCs w:val="24"/>
          <w:vertAlign w:val="subscript"/>
        </w:rPr>
        <w:t>A</w:t>
      </w:r>
      <w:r w:rsidR="005B733D">
        <w:rPr>
          <w:rFonts w:ascii="Times New Roman" w:eastAsia="Times New Roman" w:hAnsi="Times New Roman" w:cs="Times New Roman"/>
          <w:bCs/>
          <w:sz w:val="24"/>
          <w:szCs w:val="24"/>
        </w:rPr>
        <w:t>)</w:t>
      </w:r>
      <w:r w:rsidR="001F3B7E">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at A1</w:t>
      </w:r>
      <w:r w:rsidR="001F3B7E">
        <w:rPr>
          <w:rFonts w:ascii="Times New Roman" w:eastAsia="Times New Roman" w:hAnsi="Times New Roman" w:cs="Times New Roman"/>
          <w:bCs/>
          <w:sz w:val="24"/>
          <w:szCs w:val="24"/>
        </w:rPr>
        <w:t xml:space="preserve">. Voltage signals at A3, A4, and A5 </w:t>
      </w:r>
      <w:r w:rsidR="00061E58">
        <w:rPr>
          <w:rFonts w:ascii="Times New Roman" w:eastAsia="Times New Roman" w:hAnsi="Times New Roman" w:cs="Times New Roman"/>
          <w:bCs/>
          <w:sz w:val="24"/>
          <w:szCs w:val="24"/>
        </w:rPr>
        <w:t>were</w:t>
      </w:r>
      <w:r w:rsidR="001F3B7E">
        <w:rPr>
          <w:rFonts w:ascii="Times New Roman" w:eastAsia="Times New Roman" w:hAnsi="Times New Roman" w:cs="Times New Roman"/>
          <w:bCs/>
          <w:sz w:val="24"/>
          <w:szCs w:val="24"/>
        </w:rPr>
        <w:t xml:space="preserve"> also recorded simultaneously but not shown here to avoid visual cluttering. </w:t>
      </w:r>
      <w:r>
        <w:rPr>
          <w:rFonts w:ascii="Times New Roman" w:eastAsia="Times New Roman" w:hAnsi="Times New Roman" w:cs="Times New Roman"/>
          <w:bCs/>
          <w:sz w:val="24"/>
          <w:szCs w:val="24"/>
        </w:rPr>
        <w:t xml:space="preserve">Each signal </w:t>
      </w:r>
      <w:r w:rsidR="00A508A3">
        <w:rPr>
          <w:rFonts w:ascii="Times New Roman" w:eastAsia="Times New Roman" w:hAnsi="Times New Roman" w:cs="Times New Roman"/>
          <w:bCs/>
          <w:sz w:val="24"/>
          <w:szCs w:val="24"/>
        </w:rPr>
        <w:t>was</w:t>
      </w:r>
      <w:r>
        <w:rPr>
          <w:rFonts w:ascii="Times New Roman" w:eastAsia="Times New Roman" w:hAnsi="Times New Roman" w:cs="Times New Roman"/>
          <w:bCs/>
          <w:sz w:val="24"/>
          <w:szCs w:val="24"/>
        </w:rPr>
        <w:t xml:space="preserve"> recorded every 0.5 sec</w:t>
      </w:r>
      <w:r w:rsidR="00924C93">
        <w:rPr>
          <w:rFonts w:ascii="Times New Roman" w:eastAsia="Times New Roman" w:hAnsi="Times New Roman" w:cs="Times New Roman"/>
          <w:bCs/>
          <w:sz w:val="24"/>
          <w:szCs w:val="24"/>
        </w:rPr>
        <w:t>. W</w:t>
      </w:r>
      <w:r>
        <w:rPr>
          <w:rFonts w:ascii="Times New Roman" w:eastAsia="Times New Roman" w:hAnsi="Times New Roman" w:cs="Times New Roman"/>
          <w:bCs/>
          <w:sz w:val="24"/>
          <w:szCs w:val="24"/>
        </w:rPr>
        <w:t xml:space="preserve">hen the temperature difference </w:t>
      </w:r>
      <w:r w:rsidR="00A508A3">
        <w:rPr>
          <w:rFonts w:ascii="Times New Roman" w:eastAsia="Times New Roman" w:hAnsi="Times New Roman" w:cs="Times New Roman"/>
          <w:bCs/>
          <w:sz w:val="24"/>
          <w:szCs w:val="24"/>
        </w:rPr>
        <w:t>was</w:t>
      </w:r>
      <w:r>
        <w:rPr>
          <w:rFonts w:ascii="Times New Roman" w:eastAsia="Times New Roman" w:hAnsi="Times New Roman" w:cs="Times New Roman"/>
          <w:bCs/>
          <w:sz w:val="24"/>
          <w:szCs w:val="24"/>
        </w:rPr>
        <w:t xml:space="preserve"> stabilized at 10</w:t>
      </w:r>
      <w:r w:rsidR="00A508A3">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˚C, the voltage values at A1 </w:t>
      </w:r>
      <w:r w:rsidR="00A508A3">
        <w:rPr>
          <w:rFonts w:ascii="Times New Roman" w:eastAsia="Times New Roman" w:hAnsi="Times New Roman" w:cs="Times New Roman"/>
          <w:bCs/>
          <w:sz w:val="24"/>
          <w:szCs w:val="24"/>
        </w:rPr>
        <w:t>were</w:t>
      </w:r>
      <w:r>
        <w:rPr>
          <w:rFonts w:ascii="Times New Roman" w:eastAsia="Times New Roman" w:hAnsi="Times New Roman" w:cs="Times New Roman"/>
          <w:bCs/>
          <w:sz w:val="24"/>
          <w:szCs w:val="24"/>
        </w:rPr>
        <w:t xml:space="preserve"> used to calculate the Seebeck coefficient</w:t>
      </w:r>
      <w:r w:rsidR="00FC2B9D">
        <w:rPr>
          <w:rFonts w:ascii="Times New Roman" w:eastAsia="Times New Roman" w:hAnsi="Times New Roman" w:cs="Times New Roman"/>
          <w:bCs/>
          <w:sz w:val="24"/>
          <w:szCs w:val="24"/>
        </w:rPr>
        <w:t xml:space="preserve">, and when the temperature difference </w:t>
      </w:r>
      <w:r w:rsidR="00187E75">
        <w:rPr>
          <w:rFonts w:ascii="Times New Roman" w:eastAsia="Times New Roman" w:hAnsi="Times New Roman" w:cs="Times New Roman"/>
          <w:bCs/>
          <w:sz w:val="24"/>
          <w:szCs w:val="24"/>
        </w:rPr>
        <w:t>was</w:t>
      </w:r>
      <w:r w:rsidR="00FC2B9D">
        <w:rPr>
          <w:rFonts w:ascii="Times New Roman" w:eastAsia="Times New Roman" w:hAnsi="Times New Roman" w:cs="Times New Roman"/>
          <w:bCs/>
          <w:sz w:val="24"/>
          <w:szCs w:val="24"/>
        </w:rPr>
        <w:t xml:space="preserve"> stabilized at zero, the resistanc</w:t>
      </w:r>
      <w:r w:rsidR="00924C93">
        <w:rPr>
          <w:rFonts w:ascii="Times New Roman" w:eastAsia="Times New Roman" w:hAnsi="Times New Roman" w:cs="Times New Roman"/>
          <w:bCs/>
          <w:sz w:val="24"/>
          <w:szCs w:val="24"/>
        </w:rPr>
        <w:t>es, thus conductivities and power factors, were</w:t>
      </w:r>
      <w:r w:rsidR="00FC2B9D">
        <w:rPr>
          <w:rFonts w:ascii="Times New Roman" w:eastAsia="Times New Roman" w:hAnsi="Times New Roman" w:cs="Times New Roman"/>
          <w:bCs/>
          <w:sz w:val="24"/>
          <w:szCs w:val="24"/>
        </w:rPr>
        <w:t xml:space="preserve"> evaluated </w:t>
      </w:r>
      <w:r w:rsidR="00924C93">
        <w:rPr>
          <w:rFonts w:ascii="Times New Roman" w:eastAsia="Times New Roman" w:hAnsi="Times New Roman" w:cs="Times New Roman"/>
          <w:bCs/>
          <w:sz w:val="24"/>
          <w:szCs w:val="24"/>
        </w:rPr>
        <w:t xml:space="preserve">based on the voltage values at </w:t>
      </w:r>
      <w:r w:rsidR="00FC2B9D">
        <w:rPr>
          <w:rFonts w:ascii="Times New Roman" w:eastAsia="Times New Roman" w:hAnsi="Times New Roman" w:cs="Times New Roman"/>
          <w:bCs/>
          <w:sz w:val="24"/>
          <w:szCs w:val="24"/>
        </w:rPr>
        <w:t>A1, A3</w:t>
      </w:r>
      <w:r w:rsidR="00924C93">
        <w:rPr>
          <w:rFonts w:ascii="Times New Roman" w:eastAsia="Times New Roman" w:hAnsi="Times New Roman" w:cs="Times New Roman"/>
          <w:bCs/>
          <w:sz w:val="24"/>
          <w:szCs w:val="24"/>
        </w:rPr>
        <w:t>, A4 and A5.</w:t>
      </w:r>
      <w:r>
        <w:rPr>
          <w:rFonts w:ascii="Times New Roman" w:eastAsia="Times New Roman" w:hAnsi="Times New Roman" w:cs="Times New Roman"/>
          <w:bCs/>
          <w:sz w:val="24"/>
          <w:szCs w:val="24"/>
        </w:rPr>
        <w:t xml:space="preserve"> </w:t>
      </w:r>
    </w:p>
    <w:p w14:paraId="35EBCDCB" w14:textId="77777777" w:rsidR="003720F4" w:rsidRDefault="003720F4" w:rsidP="0090151C">
      <w:pPr>
        <w:spacing w:line="480" w:lineRule="auto"/>
        <w:jc w:val="both"/>
        <w:rPr>
          <w:rFonts w:ascii="Times New Roman" w:hAnsi="Times New Roman" w:cs="Times New Roman"/>
          <w:bCs/>
          <w:sz w:val="24"/>
          <w:szCs w:val="24"/>
        </w:rPr>
      </w:pPr>
    </w:p>
    <w:p w14:paraId="315A76C5" w14:textId="77777777" w:rsidR="002A3EB6" w:rsidRDefault="002A3EB6" w:rsidP="0090151C">
      <w:pPr>
        <w:spacing w:line="480" w:lineRule="auto"/>
        <w:jc w:val="both"/>
        <w:rPr>
          <w:ins w:id="54" w:author="Alex Oh" w:date="2025-07-03T15:00:00Z" w16du:dateUtc="2025-07-03T19:00:00Z"/>
          <w:rFonts w:ascii="Times New Roman" w:hAnsi="Times New Roman" w:cs="Times New Roman"/>
          <w:bCs/>
          <w:sz w:val="24"/>
          <w:szCs w:val="24"/>
        </w:rPr>
      </w:pPr>
    </w:p>
    <w:p w14:paraId="7F1AB8F4" w14:textId="77777777" w:rsidR="00AB75C7" w:rsidRDefault="00AB75C7" w:rsidP="0090151C">
      <w:pPr>
        <w:spacing w:line="480" w:lineRule="auto"/>
        <w:jc w:val="both"/>
        <w:rPr>
          <w:ins w:id="55" w:author="Alex Oh" w:date="2025-07-03T15:00:00Z" w16du:dateUtc="2025-07-03T19:00:00Z"/>
          <w:rFonts w:ascii="Times New Roman" w:hAnsi="Times New Roman" w:cs="Times New Roman"/>
          <w:bCs/>
          <w:sz w:val="24"/>
          <w:szCs w:val="24"/>
        </w:rPr>
      </w:pPr>
    </w:p>
    <w:p w14:paraId="14CC2A50" w14:textId="77777777" w:rsidR="00AB75C7" w:rsidRDefault="00AB75C7" w:rsidP="0090151C">
      <w:pPr>
        <w:spacing w:line="480" w:lineRule="auto"/>
        <w:jc w:val="both"/>
        <w:rPr>
          <w:rFonts w:ascii="Times New Roman" w:hAnsi="Times New Roman" w:cs="Times New Roman"/>
          <w:bCs/>
          <w:sz w:val="24"/>
          <w:szCs w:val="24"/>
        </w:rPr>
      </w:pPr>
    </w:p>
    <w:p w14:paraId="122EC454" w14:textId="61B6FB72" w:rsidR="003720F4" w:rsidRPr="005D7DC1" w:rsidRDefault="003720F4" w:rsidP="003720F4">
      <w:pPr>
        <w:pStyle w:val="ListParagraph"/>
        <w:numPr>
          <w:ilvl w:val="0"/>
          <w:numId w:val="8"/>
        </w:numPr>
        <w:tabs>
          <w:tab w:val="left" w:pos="0"/>
          <w:tab w:val="left" w:pos="180"/>
        </w:tabs>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r w:rsidR="00296A9D">
        <w:rPr>
          <w:rFonts w:ascii="Times New Roman" w:hAnsi="Times New Roman" w:cs="Times New Roman"/>
          <w:b/>
          <w:sz w:val="24"/>
          <w:szCs w:val="24"/>
        </w:rPr>
        <w:t>MEASUREMENT PROCEDURE</w:t>
      </w:r>
    </w:p>
    <w:p w14:paraId="4281DF80" w14:textId="011FCD6E" w:rsidR="00205685" w:rsidRPr="001E006E" w:rsidRDefault="00046AF6" w:rsidP="00296A9D">
      <w:pPr>
        <w:spacing w:line="480" w:lineRule="auto"/>
        <w:ind w:firstLine="720"/>
        <w:jc w:val="both"/>
        <w:rPr>
          <w:rFonts w:ascii="Times New Roman" w:eastAsia="Times New Roman" w:hAnsi="Times New Roman" w:cs="Times New Roman"/>
          <w:sz w:val="24"/>
          <w:szCs w:val="24"/>
        </w:rPr>
      </w:pPr>
      <w:r w:rsidRPr="001E006E">
        <w:rPr>
          <w:rFonts w:ascii="Times New Roman" w:eastAsia="Times New Roman" w:hAnsi="Times New Roman" w:cs="Times New Roman"/>
          <w:sz w:val="24"/>
          <w:szCs w:val="24"/>
        </w:rPr>
        <w:t xml:space="preserve">The measurement setup was </w:t>
      </w:r>
      <w:r w:rsidR="002B5A0E" w:rsidRPr="001E006E">
        <w:rPr>
          <w:rFonts w:ascii="Times New Roman" w:eastAsia="Times New Roman" w:hAnsi="Times New Roman" w:cs="Times New Roman"/>
          <w:sz w:val="24"/>
          <w:szCs w:val="24"/>
        </w:rPr>
        <w:t xml:space="preserve">first </w:t>
      </w:r>
      <w:r w:rsidRPr="001E006E">
        <w:rPr>
          <w:rFonts w:ascii="Times New Roman" w:eastAsia="Times New Roman" w:hAnsi="Times New Roman" w:cs="Times New Roman"/>
          <w:sz w:val="24"/>
          <w:szCs w:val="24"/>
        </w:rPr>
        <w:t xml:space="preserve">tested </w:t>
      </w:r>
      <w:r w:rsidR="003019B1" w:rsidRPr="001E006E">
        <w:rPr>
          <w:rFonts w:ascii="Times New Roman" w:eastAsia="Times New Roman" w:hAnsi="Times New Roman" w:cs="Times New Roman"/>
          <w:sz w:val="24"/>
          <w:szCs w:val="24"/>
        </w:rPr>
        <w:t>on</w:t>
      </w:r>
      <w:r w:rsidRPr="001E006E">
        <w:rPr>
          <w:rFonts w:ascii="Times New Roman" w:eastAsia="Times New Roman" w:hAnsi="Times New Roman" w:cs="Times New Roman"/>
          <w:sz w:val="24"/>
          <w:szCs w:val="24"/>
        </w:rPr>
        <w:t xml:space="preserve"> a Chromel wire</w:t>
      </w:r>
      <w:r w:rsidR="002B5A0E" w:rsidRPr="001E006E">
        <w:rPr>
          <w:rFonts w:ascii="Times New Roman" w:eastAsia="Times New Roman" w:hAnsi="Times New Roman" w:cs="Times New Roman"/>
          <w:sz w:val="24"/>
          <w:szCs w:val="24"/>
        </w:rPr>
        <w:t xml:space="preserve"> (AWG 36)</w:t>
      </w:r>
      <w:r w:rsidRPr="001E006E">
        <w:rPr>
          <w:rFonts w:ascii="Times New Roman" w:eastAsia="Times New Roman" w:hAnsi="Times New Roman" w:cs="Times New Roman"/>
          <w:sz w:val="24"/>
          <w:szCs w:val="24"/>
        </w:rPr>
        <w:t xml:space="preserve">. Chromel has </w:t>
      </w:r>
      <w:r w:rsidR="003019B1" w:rsidRPr="001E006E">
        <w:rPr>
          <w:rFonts w:ascii="Times New Roman" w:eastAsia="Times New Roman" w:hAnsi="Times New Roman" w:cs="Times New Roman"/>
          <w:sz w:val="24"/>
          <w:szCs w:val="24"/>
        </w:rPr>
        <w:t xml:space="preserve">well-documented </w:t>
      </w:r>
      <w:r w:rsidRPr="001E006E">
        <w:rPr>
          <w:rFonts w:ascii="Times New Roman" w:eastAsia="Times New Roman" w:hAnsi="Times New Roman" w:cs="Times New Roman"/>
          <w:sz w:val="24"/>
          <w:szCs w:val="24"/>
        </w:rPr>
        <w:t>Seebeck coefficient</w:t>
      </w:r>
      <w:r w:rsidR="002B5A0E" w:rsidRPr="001E006E">
        <w:rPr>
          <w:rFonts w:ascii="Times New Roman" w:eastAsia="Times New Roman" w:hAnsi="Times New Roman" w:cs="Times New Roman"/>
          <w:sz w:val="24"/>
          <w:szCs w:val="24"/>
        </w:rPr>
        <w:t>s as a function of temperature</w:t>
      </w:r>
      <w:r w:rsidRPr="001E006E">
        <w:rPr>
          <w:rFonts w:ascii="Times New Roman" w:eastAsia="Times New Roman" w:hAnsi="Times New Roman" w:cs="Times New Roman"/>
          <w:sz w:val="24"/>
          <w:szCs w:val="24"/>
        </w:rPr>
        <w:t>,</w:t>
      </w:r>
      <w:r w:rsidR="00FA3260">
        <w:rPr>
          <w:rFonts w:ascii="Times New Roman" w:eastAsia="Times New Roman" w:hAnsi="Times New Roman" w:cs="Times New Roman"/>
          <w:sz w:val="24"/>
          <w:szCs w:val="24"/>
        </w:rPr>
        <w:fldChar w:fldCharType="begin" w:fldLock="1"/>
      </w:r>
      <w:r w:rsidR="00FA3260">
        <w:rPr>
          <w:rFonts w:ascii="Times New Roman" w:eastAsia="Times New Roman" w:hAnsi="Times New Roman" w:cs="Times New Roman"/>
          <w:sz w:val="24"/>
          <w:szCs w:val="24"/>
        </w:rPr>
        <w:instrText>ADDIN CSL_CITATION {"citationItems":[{"id":"ITEM-1","itemData":{"ISBN":"981-4021-11-3","author":[{"dropping-particle":"","family":"Bentley","given":"Robin","non-dropping-particle":"","parse-names":false,"suffix":""}],"id":"ITEM-1","issued":{"date-parts":[["1998"]]},"number-of-pages":"27","publisher":"Springer-Verlag Singapore Pte. Ltd.","publisher-place":"Singapore","title":"Theory and Practice of Thermoelectric Thermometry","type":"book"},"uris":["http://www.mendeley.com/documents/?uuid=1f3e0c26-ef9a-343d-835b-58b3d7a8979f"]}],"mendeley":{"formattedCitation":"&lt;sup&gt;2&lt;/sup&gt;","plainTextFormattedCitation":"2","previouslyFormattedCitation":"&lt;sup&gt;2&lt;/sup&gt;"},"properties":{"noteIndex":0},"schema":"https://github.com/citation-style-language/schema/raw/master/csl-citation.json"}</w:instrText>
      </w:r>
      <w:r w:rsidR="00FA3260">
        <w:rPr>
          <w:rFonts w:ascii="Times New Roman" w:eastAsia="Times New Roman" w:hAnsi="Times New Roman" w:cs="Times New Roman"/>
          <w:sz w:val="24"/>
          <w:szCs w:val="24"/>
        </w:rPr>
        <w:fldChar w:fldCharType="separate"/>
      </w:r>
      <w:r w:rsidR="00FA3260" w:rsidRPr="00FA3260">
        <w:rPr>
          <w:rFonts w:ascii="Times New Roman" w:eastAsia="Times New Roman" w:hAnsi="Times New Roman" w:cs="Times New Roman"/>
          <w:noProof/>
          <w:sz w:val="24"/>
          <w:szCs w:val="24"/>
          <w:vertAlign w:val="superscript"/>
        </w:rPr>
        <w:t>2</w:t>
      </w:r>
      <w:r w:rsidR="00FA3260">
        <w:rPr>
          <w:rFonts w:ascii="Times New Roman" w:eastAsia="Times New Roman" w:hAnsi="Times New Roman" w:cs="Times New Roman"/>
          <w:sz w:val="24"/>
          <w:szCs w:val="24"/>
        </w:rPr>
        <w:fldChar w:fldCharType="end"/>
      </w:r>
      <w:r w:rsidRPr="001E006E">
        <w:rPr>
          <w:rFonts w:ascii="Times New Roman" w:eastAsia="Times New Roman" w:hAnsi="Times New Roman" w:cs="Times New Roman"/>
          <w:sz w:val="24"/>
          <w:szCs w:val="24"/>
        </w:rPr>
        <w:t xml:space="preserve"> so by comparing the measured value</w:t>
      </w:r>
      <w:r w:rsidR="002B5A0E" w:rsidRPr="001E006E">
        <w:rPr>
          <w:rFonts w:ascii="Times New Roman" w:eastAsia="Times New Roman" w:hAnsi="Times New Roman" w:cs="Times New Roman"/>
          <w:sz w:val="24"/>
          <w:szCs w:val="24"/>
        </w:rPr>
        <w:t>s</w:t>
      </w:r>
      <w:r w:rsidRPr="001E006E">
        <w:rPr>
          <w:rFonts w:ascii="Times New Roman" w:eastAsia="Times New Roman" w:hAnsi="Times New Roman" w:cs="Times New Roman"/>
          <w:sz w:val="24"/>
          <w:szCs w:val="24"/>
        </w:rPr>
        <w:t xml:space="preserve"> </w:t>
      </w:r>
      <w:r w:rsidR="000E5A5A">
        <w:rPr>
          <w:rFonts w:ascii="Times New Roman" w:eastAsia="Times New Roman" w:hAnsi="Times New Roman" w:cs="Times New Roman"/>
          <w:sz w:val="24"/>
          <w:szCs w:val="24"/>
        </w:rPr>
        <w:t xml:space="preserve">of a Chromel wire </w:t>
      </w:r>
      <w:r w:rsidRPr="001E006E">
        <w:rPr>
          <w:rFonts w:ascii="Times New Roman" w:eastAsia="Times New Roman" w:hAnsi="Times New Roman" w:cs="Times New Roman"/>
          <w:sz w:val="24"/>
          <w:szCs w:val="24"/>
        </w:rPr>
        <w:t xml:space="preserve">with the </w:t>
      </w:r>
      <w:r w:rsidR="00EB3556" w:rsidRPr="001E006E">
        <w:rPr>
          <w:rFonts w:ascii="Times New Roman" w:eastAsia="Times New Roman" w:hAnsi="Times New Roman" w:cs="Times New Roman"/>
          <w:sz w:val="24"/>
          <w:szCs w:val="24"/>
        </w:rPr>
        <w:t>literature</w:t>
      </w:r>
      <w:r w:rsidR="002B5A0E" w:rsidRPr="001E006E">
        <w:rPr>
          <w:rFonts w:ascii="Times New Roman" w:eastAsia="Times New Roman" w:hAnsi="Times New Roman" w:cs="Times New Roman"/>
          <w:sz w:val="24"/>
          <w:szCs w:val="24"/>
        </w:rPr>
        <w:t>,</w:t>
      </w:r>
      <w:r w:rsidRPr="001E006E">
        <w:rPr>
          <w:rFonts w:ascii="Times New Roman" w:eastAsia="Times New Roman" w:hAnsi="Times New Roman" w:cs="Times New Roman"/>
          <w:sz w:val="24"/>
          <w:szCs w:val="24"/>
        </w:rPr>
        <w:t xml:space="preserve"> </w:t>
      </w:r>
      <w:r w:rsidR="00A508A3">
        <w:rPr>
          <w:rFonts w:ascii="Times New Roman" w:eastAsia="Times New Roman" w:hAnsi="Times New Roman" w:cs="Times New Roman"/>
          <w:sz w:val="24"/>
          <w:szCs w:val="24"/>
        </w:rPr>
        <w:t>w</w:t>
      </w:r>
      <w:r w:rsidR="000E5A5A">
        <w:rPr>
          <w:rFonts w:ascii="Times New Roman" w:eastAsia="Times New Roman" w:hAnsi="Times New Roman" w:cs="Times New Roman"/>
          <w:sz w:val="24"/>
          <w:szCs w:val="24"/>
        </w:rPr>
        <w:t xml:space="preserve">e confirmed </w:t>
      </w:r>
      <w:r w:rsidRPr="001E006E">
        <w:rPr>
          <w:rFonts w:ascii="Times New Roman" w:eastAsia="Times New Roman" w:hAnsi="Times New Roman" w:cs="Times New Roman"/>
          <w:sz w:val="24"/>
          <w:szCs w:val="24"/>
        </w:rPr>
        <w:t xml:space="preserve">the </w:t>
      </w:r>
      <w:r w:rsidR="002B5A0E" w:rsidRPr="001E006E">
        <w:rPr>
          <w:rFonts w:ascii="Times New Roman" w:eastAsia="Times New Roman" w:hAnsi="Times New Roman" w:cs="Times New Roman"/>
          <w:sz w:val="24"/>
          <w:szCs w:val="24"/>
        </w:rPr>
        <w:t>reliability of</w:t>
      </w:r>
      <w:r w:rsidRPr="001E006E">
        <w:rPr>
          <w:rFonts w:ascii="Times New Roman" w:eastAsia="Times New Roman" w:hAnsi="Times New Roman" w:cs="Times New Roman"/>
          <w:sz w:val="24"/>
          <w:szCs w:val="24"/>
        </w:rPr>
        <w:t xml:space="preserve"> the setup.</w:t>
      </w:r>
      <w:r w:rsidR="002B5A0E" w:rsidRPr="001E006E">
        <w:rPr>
          <w:rFonts w:ascii="Times New Roman" w:eastAsia="Times New Roman" w:hAnsi="Times New Roman" w:cs="Times New Roman"/>
          <w:sz w:val="24"/>
          <w:szCs w:val="24"/>
        </w:rPr>
        <w:t xml:space="preserve"> Then,</w:t>
      </w:r>
      <w:r w:rsidR="00FD3909" w:rsidRPr="001E006E">
        <w:rPr>
          <w:rFonts w:ascii="Times New Roman" w:eastAsia="Times New Roman" w:hAnsi="Times New Roman" w:cs="Times New Roman"/>
          <w:sz w:val="24"/>
          <w:szCs w:val="24"/>
        </w:rPr>
        <w:t xml:space="preserve"> both </w:t>
      </w:r>
      <w:ins w:id="56" w:author="Alex Oh" w:date="2025-07-03T15:01:00Z" w16du:dateUtc="2025-07-03T19:01:00Z">
        <w:r w:rsidR="007218DE">
          <w:rPr>
            <w:rFonts w:ascii="Times New Roman" w:eastAsia="Times New Roman" w:hAnsi="Times New Roman" w:cs="Times New Roman"/>
            <w:sz w:val="24"/>
            <w:szCs w:val="24"/>
          </w:rPr>
          <w:t xml:space="preserve">the </w:t>
        </w:r>
      </w:ins>
      <w:r w:rsidR="00FD3909" w:rsidRPr="001E006E">
        <w:rPr>
          <w:rFonts w:ascii="Times New Roman" w:eastAsia="Times New Roman" w:hAnsi="Times New Roman" w:cs="Times New Roman"/>
          <w:sz w:val="24"/>
          <w:szCs w:val="24"/>
        </w:rPr>
        <w:t>Seebeck coefficient and resistance (thus conductivity) of</w:t>
      </w:r>
      <w:r w:rsidR="002B5A0E" w:rsidRPr="001E006E">
        <w:rPr>
          <w:rFonts w:ascii="Times New Roman" w:eastAsia="Times New Roman" w:hAnsi="Times New Roman" w:cs="Times New Roman"/>
          <w:sz w:val="24"/>
          <w:szCs w:val="24"/>
        </w:rPr>
        <w:t xml:space="preserve"> a Bi</w:t>
      </w:r>
      <w:r w:rsidR="002B5A0E" w:rsidRPr="001E006E">
        <w:rPr>
          <w:rFonts w:ascii="Times New Roman" w:eastAsia="Times New Roman" w:hAnsi="Times New Roman" w:cs="Times New Roman"/>
          <w:sz w:val="24"/>
          <w:szCs w:val="24"/>
          <w:vertAlign w:val="subscript"/>
        </w:rPr>
        <w:t>2</w:t>
      </w:r>
      <w:r w:rsidR="002B5A0E" w:rsidRPr="001E006E">
        <w:rPr>
          <w:rFonts w:ascii="Times New Roman" w:eastAsia="Times New Roman" w:hAnsi="Times New Roman" w:cs="Times New Roman"/>
          <w:sz w:val="24"/>
          <w:szCs w:val="24"/>
        </w:rPr>
        <w:t>Se</w:t>
      </w:r>
      <w:r w:rsidR="002B5A0E" w:rsidRPr="001E006E">
        <w:rPr>
          <w:rFonts w:ascii="Times New Roman" w:eastAsia="Times New Roman" w:hAnsi="Times New Roman" w:cs="Times New Roman"/>
          <w:sz w:val="24"/>
          <w:szCs w:val="24"/>
          <w:vertAlign w:val="subscript"/>
        </w:rPr>
        <w:t>3</w:t>
      </w:r>
      <w:r w:rsidR="002B5A0E" w:rsidRPr="001E006E">
        <w:rPr>
          <w:rFonts w:ascii="Times New Roman" w:eastAsia="Times New Roman" w:hAnsi="Times New Roman" w:cs="Times New Roman"/>
          <w:sz w:val="24"/>
          <w:szCs w:val="24"/>
        </w:rPr>
        <w:t xml:space="preserve"> thin film</w:t>
      </w:r>
      <w:r w:rsidR="00FD3909" w:rsidRPr="001E006E">
        <w:rPr>
          <w:rFonts w:ascii="Times New Roman" w:eastAsia="Times New Roman" w:hAnsi="Times New Roman" w:cs="Times New Roman"/>
          <w:sz w:val="24"/>
          <w:szCs w:val="24"/>
        </w:rPr>
        <w:t xml:space="preserve"> (30 nm thick, grown on </w:t>
      </w:r>
      <w:del w:id="57" w:author="Alex Oh" w:date="2025-07-03T15:01:00Z" w16du:dateUtc="2025-07-03T19:01:00Z">
        <w:r w:rsidR="00FD3909" w:rsidRPr="001E006E" w:rsidDel="007218DE">
          <w:rPr>
            <w:rFonts w:ascii="Times New Roman" w:eastAsia="Times New Roman" w:hAnsi="Times New Roman" w:cs="Times New Roman"/>
            <w:sz w:val="24"/>
            <w:szCs w:val="24"/>
          </w:rPr>
          <w:delText xml:space="preserve">a </w:delText>
        </w:r>
      </w:del>
      <w:ins w:id="58" w:author="Alex Oh" w:date="2025-07-03T15:01:00Z" w16du:dateUtc="2025-07-03T19:01:00Z">
        <w:r w:rsidR="007218DE">
          <w:rPr>
            <w:rFonts w:ascii="Times New Roman" w:eastAsia="Times New Roman" w:hAnsi="Times New Roman" w:cs="Times New Roman"/>
            <w:sz w:val="24"/>
            <w:szCs w:val="24"/>
          </w:rPr>
          <w:t>an</w:t>
        </w:r>
        <w:r w:rsidR="007218DE" w:rsidRPr="001E006E">
          <w:rPr>
            <w:rFonts w:ascii="Times New Roman" w:eastAsia="Times New Roman" w:hAnsi="Times New Roman" w:cs="Times New Roman"/>
            <w:sz w:val="24"/>
            <w:szCs w:val="24"/>
          </w:rPr>
          <w:t xml:space="preserve"> </w:t>
        </w:r>
      </w:ins>
      <w:r w:rsidR="00FD3909" w:rsidRPr="001E006E">
        <w:rPr>
          <w:rFonts w:ascii="Times New Roman" w:eastAsia="Times New Roman" w:hAnsi="Times New Roman" w:cs="Times New Roman"/>
          <w:sz w:val="24"/>
          <w:szCs w:val="24"/>
        </w:rPr>
        <w:t>Al</w:t>
      </w:r>
      <w:r w:rsidR="00FD3909" w:rsidRPr="001E006E">
        <w:rPr>
          <w:rFonts w:ascii="Times New Roman" w:eastAsia="Times New Roman" w:hAnsi="Times New Roman" w:cs="Times New Roman"/>
          <w:sz w:val="24"/>
          <w:szCs w:val="24"/>
          <w:vertAlign w:val="subscript"/>
        </w:rPr>
        <w:t>2</w:t>
      </w:r>
      <w:r w:rsidR="00FD3909" w:rsidRPr="001E006E">
        <w:rPr>
          <w:rFonts w:ascii="Times New Roman" w:eastAsia="Times New Roman" w:hAnsi="Times New Roman" w:cs="Times New Roman"/>
          <w:sz w:val="24"/>
          <w:szCs w:val="24"/>
        </w:rPr>
        <w:t>O</w:t>
      </w:r>
      <w:r w:rsidR="00FD3909" w:rsidRPr="001E006E">
        <w:rPr>
          <w:rFonts w:ascii="Times New Roman" w:eastAsia="Times New Roman" w:hAnsi="Times New Roman" w:cs="Times New Roman"/>
          <w:sz w:val="24"/>
          <w:szCs w:val="24"/>
          <w:vertAlign w:val="subscript"/>
        </w:rPr>
        <w:t>3</w:t>
      </w:r>
      <w:r w:rsidR="00FD3909" w:rsidRPr="001E006E">
        <w:rPr>
          <w:rFonts w:ascii="Times New Roman" w:eastAsia="Times New Roman" w:hAnsi="Times New Roman" w:cs="Times New Roman"/>
          <w:sz w:val="24"/>
          <w:szCs w:val="24"/>
        </w:rPr>
        <w:t xml:space="preserve"> substrate)</w:t>
      </w:r>
      <w:r w:rsidR="004C52ED" w:rsidRPr="001E006E">
        <w:rPr>
          <w:rFonts w:ascii="Times New Roman" w:eastAsia="Times New Roman" w:hAnsi="Times New Roman" w:cs="Times New Roman"/>
          <w:sz w:val="24"/>
          <w:szCs w:val="24"/>
        </w:rPr>
        <w:t xml:space="preserve"> were</w:t>
      </w:r>
      <w:r w:rsidR="00FD3909" w:rsidRPr="001E006E">
        <w:rPr>
          <w:rFonts w:ascii="Times New Roman" w:eastAsia="Times New Roman" w:hAnsi="Times New Roman" w:cs="Times New Roman"/>
          <w:sz w:val="24"/>
          <w:szCs w:val="24"/>
        </w:rPr>
        <w:t xml:space="preserve"> measured and compared with the values of similar </w:t>
      </w:r>
      <w:r w:rsidR="00285BBD">
        <w:rPr>
          <w:rFonts w:ascii="Times New Roman" w:eastAsia="Times New Roman" w:hAnsi="Times New Roman" w:cs="Times New Roman"/>
          <w:sz w:val="24"/>
          <w:szCs w:val="24"/>
        </w:rPr>
        <w:t>samples</w:t>
      </w:r>
      <w:r w:rsidR="00FD3909" w:rsidRPr="001E006E">
        <w:rPr>
          <w:rFonts w:ascii="Times New Roman" w:eastAsia="Times New Roman" w:hAnsi="Times New Roman" w:cs="Times New Roman"/>
          <w:sz w:val="24"/>
          <w:szCs w:val="24"/>
        </w:rPr>
        <w:t xml:space="preserve"> available in the literature.</w:t>
      </w:r>
      <w:r w:rsidR="00FA3260">
        <w:rPr>
          <w:rFonts w:ascii="Times New Roman" w:eastAsia="Times New Roman" w:hAnsi="Times New Roman" w:cs="Times New Roman"/>
          <w:sz w:val="24"/>
          <w:szCs w:val="24"/>
        </w:rPr>
        <w:fldChar w:fldCharType="begin" w:fldLock="1"/>
      </w:r>
      <w:r w:rsidR="0037617E">
        <w:rPr>
          <w:rFonts w:ascii="Times New Roman" w:eastAsia="Times New Roman" w:hAnsi="Times New Roman" w:cs="Times New Roman"/>
          <w:sz w:val="24"/>
          <w:szCs w:val="24"/>
        </w:rPr>
        <w:instrText>ADDIN CSL_CITATION {"citationItems":[{"id":"ITEM-1","itemData":{"DOI":"10.1088/1367-2630/18/1/015008","ISSN":"1367-2630","abstract":"We report thermoelectric transport studies on Bi2Se3 topological insulator thin films with varied thickness grown by molecular beam epitaxy. We find that the Seebeck coefficient and thermoelectric power factor decrease systematically with the reduction of film thickness. These experimental observations can be explained quantitatively by theoretical calculations based on realistic electronic band structure of the Bi2Se3 thin films. This work illustrates the crucial role played by the topological surface states on the thermoelectric transport of topological insulators, and sheds new light on further improvement of their thermoelectric performance.","author":[{"dropping-particle":"","family":"Guo","given":"Minghua","non-dropping-particle":"","parse-names":false,"suffix":""},{"dropping-particle":"","family":"Wang","given":"Zhenyu","non-dropping-particle":"","parse-names":false,"suffix":""},{"dropping-particle":"","family":"Xu","given":"Yong","non-dropping-particle":"","parse-names":false,"suffix":""},{"dropping-particle":"","family":"Huang","given":"Huaqing","non-dropping-particle":"","parse-names":false,"suffix":""},{"dropping-particle":"","family":"Zang","given":"Yunyi","non-dropping-particle":"","parse-names":false,"suffix":""},{"dropping-particle":"","family":"Liu","given":"Chang","non-dropping-particle":"","parse-names":false,"suffix":""},{"dropping-particle":"","family":"Duan","given":"Wenhui","non-dropping-particle":"","parse-names":false,"suffix":""},{"dropping-particle":"","family":"Gan","given":"Zhongxue","non-dropping-particle":"","parse-names":false,"suffix":""},{"dropping-particle":"","family":"Zhang","given":"Shou Cheng","non-dropping-particle":"","parse-names":false,"suffix":""},{"dropping-particle":"","family":"He","given":"Ke","non-dropping-particle":"","parse-names":false,"suffix":""},{"dropping-particle":"","family":"Ma","given":"Xucun","non-dropping-particle":"","parse-names":false,"suffix":""},{"dropping-particle":"","family":"Xue","given":"Qikun","non-dropping-particle":"","parse-names":false,"suffix":""},{"dropping-particle":"","family":"Wang","given":"Yayu","non-dropping-particle":"","parse-names":false,"suffix":""}],"container-title":"New Journal of Physics","id":"ITEM-1","issue":"1","issued":{"date-parts":[["2016","1","12"]]},"page":"015008","publisher":"IOP Publishing","title":"Tuning thermoelectricity in a Bi2Se3 topological insulator via varied film thickness","type":"article-journal","volume":"18"},"uris":["http://www.mendeley.com/documents/?uuid=98196042-6448-3f0a-a3ef-1a15430761a6"]}],"mendeley":{"formattedCitation":"&lt;sup&gt;9&lt;/sup&gt;","plainTextFormattedCitation":"9","previouslyFormattedCitation":"&lt;sup&gt;9&lt;/sup&gt;"},"properties":{"noteIndex":0},"schema":"https://github.com/citation-style-language/schema/raw/master/csl-citation.json"}</w:instrText>
      </w:r>
      <w:r w:rsidR="00FA3260">
        <w:rPr>
          <w:rFonts w:ascii="Times New Roman" w:eastAsia="Times New Roman" w:hAnsi="Times New Roman" w:cs="Times New Roman"/>
          <w:sz w:val="24"/>
          <w:szCs w:val="24"/>
        </w:rPr>
        <w:fldChar w:fldCharType="separate"/>
      </w:r>
      <w:r w:rsidR="00FA3260" w:rsidRPr="00FA3260">
        <w:rPr>
          <w:rFonts w:ascii="Times New Roman" w:eastAsia="Times New Roman" w:hAnsi="Times New Roman" w:cs="Times New Roman"/>
          <w:noProof/>
          <w:sz w:val="24"/>
          <w:szCs w:val="24"/>
          <w:vertAlign w:val="superscript"/>
        </w:rPr>
        <w:t>9</w:t>
      </w:r>
      <w:r w:rsidR="00FA3260">
        <w:rPr>
          <w:rFonts w:ascii="Times New Roman" w:eastAsia="Times New Roman" w:hAnsi="Times New Roman" w:cs="Times New Roman"/>
          <w:sz w:val="24"/>
          <w:szCs w:val="24"/>
        </w:rPr>
        <w:fldChar w:fldCharType="end"/>
      </w:r>
      <w:r w:rsidR="003019B1" w:rsidRPr="001E006E">
        <w:rPr>
          <w:rFonts w:ascii="Times New Roman" w:eastAsia="Times New Roman" w:hAnsi="Times New Roman" w:cs="Times New Roman"/>
          <w:sz w:val="24"/>
          <w:szCs w:val="24"/>
        </w:rPr>
        <w:t xml:space="preserve"> </w:t>
      </w:r>
    </w:p>
    <w:p w14:paraId="42F3971D" w14:textId="76941B3F" w:rsidR="000E5E07" w:rsidRDefault="00046AF6" w:rsidP="000E5E07">
      <w:pPr>
        <w:spacing w:line="480" w:lineRule="auto"/>
        <w:jc w:val="both"/>
        <w:rPr>
          <w:rFonts w:ascii="Times New Roman" w:eastAsia="Times New Roman" w:hAnsi="Times New Roman" w:cs="Times New Roman"/>
          <w:sz w:val="24"/>
          <w:szCs w:val="24"/>
        </w:rPr>
      </w:pPr>
      <w:r w:rsidRPr="00995F62">
        <w:rPr>
          <w:rFonts w:ascii="Times New Roman" w:eastAsia="Times New Roman" w:hAnsi="Times New Roman" w:cs="Times New Roman"/>
          <w:sz w:val="24"/>
          <w:szCs w:val="24"/>
        </w:rPr>
        <w:tab/>
      </w:r>
      <w:r w:rsidR="00FD3909">
        <w:rPr>
          <w:rFonts w:ascii="Times New Roman" w:eastAsia="Times New Roman" w:hAnsi="Times New Roman" w:cs="Times New Roman"/>
          <w:sz w:val="24"/>
          <w:szCs w:val="24"/>
        </w:rPr>
        <w:t xml:space="preserve">Figure </w:t>
      </w:r>
      <w:r w:rsidR="0090151C">
        <w:rPr>
          <w:rFonts w:ascii="Times New Roman" w:hAnsi="Times New Roman" w:cs="Times New Roman" w:hint="eastAsia"/>
          <w:sz w:val="24"/>
          <w:szCs w:val="24"/>
        </w:rPr>
        <w:t>5</w:t>
      </w:r>
      <w:r w:rsidR="00FD3909">
        <w:rPr>
          <w:rFonts w:ascii="Times New Roman" w:eastAsia="Times New Roman" w:hAnsi="Times New Roman" w:cs="Times New Roman"/>
          <w:sz w:val="24"/>
          <w:szCs w:val="24"/>
        </w:rPr>
        <w:t xml:space="preserve"> shows how the measurement </w:t>
      </w:r>
      <w:r w:rsidR="00285BBD">
        <w:rPr>
          <w:rFonts w:ascii="Times New Roman" w:eastAsia="Times New Roman" w:hAnsi="Times New Roman" w:cs="Times New Roman"/>
          <w:sz w:val="24"/>
          <w:szCs w:val="24"/>
        </w:rPr>
        <w:t>was</w:t>
      </w:r>
      <w:r w:rsidR="00FD3909">
        <w:rPr>
          <w:rFonts w:ascii="Times New Roman" w:eastAsia="Times New Roman" w:hAnsi="Times New Roman" w:cs="Times New Roman"/>
          <w:sz w:val="24"/>
          <w:szCs w:val="24"/>
        </w:rPr>
        <w:t xml:space="preserve"> done on </w:t>
      </w:r>
      <w:r w:rsidR="00EF4695">
        <w:rPr>
          <w:rFonts w:ascii="Times New Roman" w:eastAsia="Times New Roman" w:hAnsi="Times New Roman" w:cs="Times New Roman"/>
          <w:sz w:val="24"/>
          <w:szCs w:val="24"/>
        </w:rPr>
        <w:t>the Bi</w:t>
      </w:r>
      <w:r w:rsidR="00EF4695" w:rsidRPr="00EF4695">
        <w:rPr>
          <w:rFonts w:ascii="Times New Roman" w:eastAsia="Times New Roman" w:hAnsi="Times New Roman" w:cs="Times New Roman"/>
          <w:sz w:val="24"/>
          <w:szCs w:val="24"/>
          <w:vertAlign w:val="subscript"/>
        </w:rPr>
        <w:t>2</w:t>
      </w:r>
      <w:r w:rsidR="00EF4695">
        <w:rPr>
          <w:rFonts w:ascii="Times New Roman" w:eastAsia="Times New Roman" w:hAnsi="Times New Roman" w:cs="Times New Roman"/>
          <w:sz w:val="24"/>
          <w:szCs w:val="24"/>
        </w:rPr>
        <w:t>Se</w:t>
      </w:r>
      <w:r w:rsidR="00EF4695" w:rsidRPr="00EF4695">
        <w:rPr>
          <w:rFonts w:ascii="Times New Roman" w:eastAsia="Times New Roman" w:hAnsi="Times New Roman" w:cs="Times New Roman"/>
          <w:sz w:val="24"/>
          <w:szCs w:val="24"/>
          <w:vertAlign w:val="subscript"/>
        </w:rPr>
        <w:t>3</w:t>
      </w:r>
      <w:r w:rsidR="00EF4695">
        <w:rPr>
          <w:rFonts w:ascii="Times New Roman" w:eastAsia="Times New Roman" w:hAnsi="Times New Roman" w:cs="Times New Roman"/>
          <w:sz w:val="24"/>
          <w:szCs w:val="24"/>
        </w:rPr>
        <w:t xml:space="preserve"> film. </w:t>
      </w:r>
      <w:r w:rsidR="00A70231">
        <w:rPr>
          <w:rFonts w:ascii="Times New Roman" w:eastAsia="Times New Roman" w:hAnsi="Times New Roman" w:cs="Times New Roman"/>
          <w:sz w:val="24"/>
          <w:szCs w:val="24"/>
        </w:rPr>
        <w:t xml:space="preserve">The sample was </w:t>
      </w:r>
      <w:r w:rsidRPr="00995F62">
        <w:rPr>
          <w:rFonts w:ascii="Times New Roman" w:eastAsia="Times New Roman" w:hAnsi="Times New Roman" w:cs="Times New Roman"/>
          <w:sz w:val="24"/>
          <w:szCs w:val="24"/>
        </w:rPr>
        <w:t>placed face down on the sample holder. A rubber foot was placed on</w:t>
      </w:r>
      <w:r w:rsidR="00CA4BF4">
        <w:rPr>
          <w:rFonts w:ascii="Times New Roman" w:eastAsia="Times New Roman" w:hAnsi="Times New Roman" w:cs="Times New Roman"/>
          <w:sz w:val="24"/>
          <w:szCs w:val="24"/>
        </w:rPr>
        <w:t xml:space="preserve"> the back o</w:t>
      </w:r>
      <w:r w:rsidRPr="00995F62">
        <w:rPr>
          <w:rFonts w:ascii="Times New Roman" w:eastAsia="Times New Roman" w:hAnsi="Times New Roman" w:cs="Times New Roman"/>
          <w:sz w:val="24"/>
          <w:szCs w:val="24"/>
        </w:rPr>
        <w:t>f the sample</w:t>
      </w:r>
      <w:r w:rsidR="00A70231">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 and a metal weight </w:t>
      </w:r>
      <w:r w:rsidR="00CA4BF4">
        <w:rPr>
          <w:rFonts w:ascii="Times New Roman" w:eastAsia="Times New Roman" w:hAnsi="Times New Roman" w:cs="Times New Roman"/>
          <w:sz w:val="24"/>
          <w:szCs w:val="24"/>
        </w:rPr>
        <w:t xml:space="preserve">was placed on top </w:t>
      </w:r>
      <w:r w:rsidRPr="00995F62">
        <w:rPr>
          <w:rFonts w:ascii="Times New Roman" w:eastAsia="Times New Roman" w:hAnsi="Times New Roman" w:cs="Times New Roman"/>
          <w:sz w:val="24"/>
          <w:szCs w:val="24"/>
        </w:rPr>
        <w:t xml:space="preserve">to provide good </w:t>
      </w:r>
      <w:r w:rsidR="00F26BF8">
        <w:rPr>
          <w:rFonts w:ascii="Times New Roman" w:eastAsia="Times New Roman" w:hAnsi="Times New Roman" w:cs="Times New Roman"/>
          <w:sz w:val="24"/>
          <w:szCs w:val="24"/>
        </w:rPr>
        <w:t xml:space="preserve">electrical </w:t>
      </w:r>
      <w:r w:rsidRPr="00995F62">
        <w:rPr>
          <w:rFonts w:ascii="Times New Roman" w:eastAsia="Times New Roman" w:hAnsi="Times New Roman" w:cs="Times New Roman"/>
          <w:sz w:val="24"/>
          <w:szCs w:val="24"/>
        </w:rPr>
        <w:t xml:space="preserve">contact between the sample and </w:t>
      </w:r>
      <w:r w:rsidR="00F26BF8">
        <w:rPr>
          <w:rFonts w:ascii="Times New Roman" w:eastAsia="Times New Roman" w:hAnsi="Times New Roman" w:cs="Times New Roman"/>
          <w:sz w:val="24"/>
          <w:szCs w:val="24"/>
        </w:rPr>
        <w:t xml:space="preserve">the </w:t>
      </w:r>
      <w:r w:rsidRPr="00995F62">
        <w:rPr>
          <w:rFonts w:ascii="Times New Roman" w:eastAsia="Times New Roman" w:hAnsi="Times New Roman" w:cs="Times New Roman"/>
          <w:sz w:val="24"/>
          <w:szCs w:val="24"/>
        </w:rPr>
        <w:t>copper tape</w:t>
      </w:r>
      <w:r w:rsidR="00CA4BF4">
        <w:rPr>
          <w:rFonts w:ascii="Times New Roman" w:eastAsia="Times New Roman" w:hAnsi="Times New Roman" w:cs="Times New Roman"/>
          <w:sz w:val="24"/>
          <w:szCs w:val="24"/>
        </w:rPr>
        <w:t>s</w:t>
      </w:r>
      <w:r w:rsidRPr="00995F62">
        <w:rPr>
          <w:rFonts w:ascii="Times New Roman" w:eastAsia="Times New Roman" w:hAnsi="Times New Roman" w:cs="Times New Roman"/>
          <w:sz w:val="24"/>
          <w:szCs w:val="24"/>
        </w:rPr>
        <w:t>. The power supply was then turned on</w:t>
      </w:r>
      <w:r w:rsidR="00A70231">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 and the voltage output was set t</w:t>
      </w:r>
      <w:r w:rsidR="00F26BF8">
        <w:rPr>
          <w:rFonts w:ascii="Times New Roman" w:eastAsia="Times New Roman" w:hAnsi="Times New Roman" w:cs="Times New Roman"/>
          <w:sz w:val="24"/>
          <w:szCs w:val="24"/>
        </w:rPr>
        <w:t>o 9 V</w:t>
      </w:r>
      <w:r w:rsidRPr="00995F62">
        <w:rPr>
          <w:rFonts w:ascii="Times New Roman" w:eastAsia="Times New Roman" w:hAnsi="Times New Roman" w:cs="Times New Roman"/>
          <w:sz w:val="24"/>
          <w:szCs w:val="24"/>
        </w:rPr>
        <w:t xml:space="preserve">. Then, the automated LabVIEW </w:t>
      </w:r>
      <w:r w:rsidR="00F26BF8">
        <w:rPr>
          <w:rFonts w:ascii="Times New Roman" w:eastAsia="Times New Roman" w:hAnsi="Times New Roman" w:cs="Times New Roman"/>
          <w:sz w:val="24"/>
          <w:szCs w:val="24"/>
        </w:rPr>
        <w:t xml:space="preserve">program shown in Fig. 3 </w:t>
      </w:r>
      <w:r w:rsidRPr="00995F62">
        <w:rPr>
          <w:rFonts w:ascii="Times New Roman" w:eastAsia="Times New Roman" w:hAnsi="Times New Roman" w:cs="Times New Roman"/>
          <w:sz w:val="24"/>
          <w:szCs w:val="24"/>
        </w:rPr>
        <w:t>was run</w:t>
      </w:r>
      <w:r w:rsidR="00F26BF8">
        <w:rPr>
          <w:rFonts w:ascii="Times New Roman" w:eastAsia="Times New Roman" w:hAnsi="Times New Roman" w:cs="Times New Roman"/>
          <w:sz w:val="24"/>
          <w:szCs w:val="24"/>
        </w:rPr>
        <w:t xml:space="preserve"> and the data (A0 through A5) </w:t>
      </w:r>
      <w:r w:rsidR="000E5A5A">
        <w:rPr>
          <w:rFonts w:ascii="Times New Roman" w:eastAsia="Times New Roman" w:hAnsi="Times New Roman" w:cs="Times New Roman"/>
          <w:sz w:val="24"/>
          <w:szCs w:val="24"/>
        </w:rPr>
        <w:t>were</w:t>
      </w:r>
      <w:r w:rsidR="00F26BF8">
        <w:rPr>
          <w:rFonts w:ascii="Times New Roman" w:eastAsia="Times New Roman" w:hAnsi="Times New Roman" w:cs="Times New Roman"/>
          <w:sz w:val="24"/>
          <w:szCs w:val="24"/>
        </w:rPr>
        <w:t xml:space="preserve"> recorded as shown in Fig. 4, every 0.5 s</w:t>
      </w:r>
      <w:r w:rsidR="000E5A5A">
        <w:rPr>
          <w:rFonts w:ascii="Times New Roman" w:eastAsia="Times New Roman" w:hAnsi="Times New Roman" w:cs="Times New Roman"/>
          <w:sz w:val="24"/>
          <w:szCs w:val="24"/>
        </w:rPr>
        <w:t>, as the temperatures swe</w:t>
      </w:r>
      <w:r w:rsidR="00285BBD">
        <w:rPr>
          <w:rFonts w:ascii="Times New Roman" w:eastAsia="Times New Roman" w:hAnsi="Times New Roman" w:cs="Times New Roman"/>
          <w:sz w:val="24"/>
          <w:szCs w:val="24"/>
        </w:rPr>
        <w:t>pt</w:t>
      </w:r>
      <w:r w:rsidR="000E5A5A">
        <w:rPr>
          <w:rFonts w:ascii="Times New Roman" w:eastAsia="Times New Roman" w:hAnsi="Times New Roman" w:cs="Times New Roman"/>
          <w:sz w:val="24"/>
          <w:szCs w:val="24"/>
        </w:rPr>
        <w:t xml:space="preserve"> from </w:t>
      </w:r>
      <w:r w:rsidR="000E5A5A">
        <w:rPr>
          <w:rFonts w:ascii="Times New Roman" w:eastAsia="Times New Roman" w:hAnsi="Times New Roman" w:cs="Times New Roman"/>
          <w:bCs/>
          <w:sz w:val="24"/>
          <w:szCs w:val="24"/>
        </w:rPr>
        <w:t xml:space="preserve">40 ˚C to 100 ˚C with 10 ˚C steps as shown in Fig. 4. </w:t>
      </w:r>
      <w:r w:rsidRPr="00995F62">
        <w:rPr>
          <w:rFonts w:ascii="Times New Roman" w:eastAsia="Times New Roman" w:hAnsi="Times New Roman" w:cs="Times New Roman"/>
          <w:sz w:val="24"/>
          <w:szCs w:val="24"/>
        </w:rPr>
        <w:t>After the program finished running, the sample was then rotated 90</w:t>
      </w:r>
      <w:r w:rsidR="00A70231">
        <w:rPr>
          <w:rFonts w:ascii="Times New Roman" w:eastAsia="Times New Roman" w:hAnsi="Times New Roman" w:cs="Times New Roman"/>
          <w:sz w:val="24"/>
          <w:szCs w:val="24"/>
        </w:rPr>
        <w:t>˚</w:t>
      </w:r>
      <w:r w:rsidRPr="00995F62">
        <w:rPr>
          <w:rFonts w:ascii="Times New Roman" w:eastAsia="Times New Roman" w:hAnsi="Times New Roman" w:cs="Times New Roman"/>
          <w:sz w:val="24"/>
          <w:szCs w:val="24"/>
        </w:rPr>
        <w:t xml:space="preserve"> and the program was run again. The measured Seebeck coefficients and resistances were averaged between the two orientations, and the sheet resistance was calculated</w:t>
      </w:r>
      <w:r w:rsidR="00A70231">
        <w:rPr>
          <w:rFonts w:ascii="Times New Roman" w:eastAsia="Times New Roman" w:hAnsi="Times New Roman" w:cs="Times New Roman"/>
          <w:sz w:val="24"/>
          <w:szCs w:val="24"/>
        </w:rPr>
        <w:t xml:space="preserve"> </w:t>
      </w:r>
      <w:r w:rsidR="00455A23">
        <w:rPr>
          <w:rFonts w:ascii="Times New Roman" w:eastAsia="Times New Roman" w:hAnsi="Times New Roman" w:cs="Times New Roman"/>
          <w:sz w:val="24"/>
          <w:szCs w:val="24"/>
        </w:rPr>
        <w:t xml:space="preserve">following the </w:t>
      </w:r>
      <w:r w:rsidR="003B7E97">
        <w:rPr>
          <w:rFonts w:ascii="Times New Roman" w:eastAsia="Times New Roman" w:hAnsi="Times New Roman" w:cs="Times New Roman"/>
          <w:sz w:val="24"/>
          <w:szCs w:val="24"/>
        </w:rPr>
        <w:t>van</w:t>
      </w:r>
      <w:r w:rsidR="00455A23">
        <w:rPr>
          <w:rFonts w:ascii="Times New Roman" w:eastAsia="Times New Roman" w:hAnsi="Times New Roman" w:cs="Times New Roman"/>
          <w:sz w:val="24"/>
          <w:szCs w:val="24"/>
        </w:rPr>
        <w:t xml:space="preserve"> der Pauw scheme, </w:t>
      </w:r>
      <w:r w:rsidR="00A70231">
        <w:rPr>
          <w:rFonts w:ascii="Times New Roman" w:eastAsia="Times New Roman" w:hAnsi="Times New Roman" w:cs="Times New Roman"/>
          <w:sz w:val="24"/>
          <w:szCs w:val="24"/>
        </w:rPr>
        <w:t>as described in Sec</w:t>
      </w:r>
      <w:r w:rsidR="00CA4BF4">
        <w:rPr>
          <w:rFonts w:ascii="Times New Roman" w:eastAsia="Times New Roman" w:hAnsi="Times New Roman" w:cs="Times New Roman"/>
          <w:sz w:val="24"/>
          <w:szCs w:val="24"/>
        </w:rPr>
        <w:t xml:space="preserve">. </w:t>
      </w:r>
      <w:r w:rsidR="00994722">
        <w:rPr>
          <w:rFonts w:ascii="Times New Roman" w:eastAsia="Times New Roman" w:hAnsi="Times New Roman" w:cs="Times New Roman"/>
          <w:sz w:val="24"/>
          <w:szCs w:val="24"/>
        </w:rPr>
        <w:t xml:space="preserve">III </w:t>
      </w:r>
      <w:r w:rsidR="00A70231">
        <w:rPr>
          <w:rFonts w:ascii="Times New Roman" w:eastAsia="Times New Roman" w:hAnsi="Times New Roman" w:cs="Times New Roman"/>
          <w:sz w:val="24"/>
          <w:szCs w:val="24"/>
        </w:rPr>
        <w:t>C</w:t>
      </w:r>
      <w:r w:rsidRPr="00995F62">
        <w:rPr>
          <w:rFonts w:ascii="Times New Roman" w:eastAsia="Times New Roman" w:hAnsi="Times New Roman" w:cs="Times New Roman"/>
          <w:sz w:val="24"/>
          <w:szCs w:val="24"/>
        </w:rPr>
        <w:t xml:space="preserve">. </w:t>
      </w:r>
    </w:p>
    <w:p w14:paraId="0E97D920" w14:textId="595B66B2" w:rsidR="00EB3556" w:rsidRDefault="00EB3556" w:rsidP="0090151C">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measurement of the Chromel wire, we used the same setup by placing the wire on the four copper contacts in a U shape</w:t>
      </w:r>
      <w:ins w:id="59" w:author="Alex Oh" w:date="2025-07-03T15:02:00Z" w16du:dateUtc="2025-07-03T19:02:00Z">
        <w:r w:rsidR="00CB644A">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del w:id="60" w:author="Alex Oh" w:date="2025-07-03T15:02:00Z" w16du:dateUtc="2025-07-03T19:02:00Z">
        <w:r w:rsidDel="00AD73A5">
          <w:rPr>
            <w:rFonts w:ascii="Times New Roman" w:eastAsia="Times New Roman" w:hAnsi="Times New Roman" w:cs="Times New Roman"/>
            <w:sz w:val="24"/>
            <w:szCs w:val="24"/>
          </w:rPr>
          <w:delText xml:space="preserve">with </w:delText>
        </w:r>
        <w:r w:rsidR="00285BBD" w:rsidDel="00AD73A5">
          <w:rPr>
            <w:rFonts w:ascii="Times New Roman" w:eastAsia="Times New Roman" w:hAnsi="Times New Roman" w:cs="Times New Roman"/>
            <w:sz w:val="24"/>
            <w:szCs w:val="24"/>
          </w:rPr>
          <w:delText>t</w:delText>
        </w:r>
      </w:del>
      <w:ins w:id="61" w:author="Alex Oh" w:date="2025-07-03T15:02:00Z" w16du:dateUtc="2025-07-03T19:02:00Z">
        <w:r w:rsidR="00AD73A5">
          <w:rPr>
            <w:rFonts w:ascii="Times New Roman" w:eastAsia="Times New Roman" w:hAnsi="Times New Roman" w:cs="Times New Roman"/>
            <w:sz w:val="24"/>
            <w:szCs w:val="24"/>
          </w:rPr>
          <w:t>T</w:t>
        </w:r>
      </w:ins>
      <w:r w:rsidR="00285BBD">
        <w:rPr>
          <w:rFonts w:ascii="Times New Roman" w:eastAsia="Times New Roman" w:hAnsi="Times New Roman" w:cs="Times New Roman"/>
          <w:sz w:val="24"/>
          <w:szCs w:val="24"/>
        </w:rPr>
        <w:t xml:space="preserve">he </w:t>
      </w:r>
      <w:r w:rsidR="00455A23">
        <w:rPr>
          <w:rFonts w:ascii="Times New Roman" w:eastAsia="Times New Roman" w:hAnsi="Times New Roman" w:cs="Times New Roman"/>
          <w:sz w:val="24"/>
          <w:szCs w:val="24"/>
        </w:rPr>
        <w:t>two end contacts</w:t>
      </w:r>
      <w:ins w:id="62" w:author="Alex Oh" w:date="2025-07-03T15:03:00Z" w16du:dateUtc="2025-07-03T19:03:00Z">
        <w:r w:rsidR="00AD73A5">
          <w:rPr>
            <w:rFonts w:ascii="Times New Roman" w:eastAsia="Times New Roman" w:hAnsi="Times New Roman" w:cs="Times New Roman"/>
            <w:sz w:val="24"/>
            <w:szCs w:val="24"/>
          </w:rPr>
          <w:t xml:space="preserve"> were</w:t>
        </w:r>
      </w:ins>
      <w:r w:rsidR="00455A23">
        <w:rPr>
          <w:rFonts w:ascii="Times New Roman" w:eastAsia="Times New Roman" w:hAnsi="Times New Roman" w:cs="Times New Roman"/>
          <w:sz w:val="24"/>
          <w:szCs w:val="24"/>
        </w:rPr>
        <w:t xml:space="preserve"> used for current input during resistance measurement</w:t>
      </w:r>
      <w:ins w:id="63" w:author="Alex Oh" w:date="2025-07-03T15:03:00Z" w16du:dateUtc="2025-07-03T19:03:00Z">
        <w:r w:rsidR="0046672C">
          <w:rPr>
            <w:rFonts w:ascii="Times New Roman" w:eastAsia="Times New Roman" w:hAnsi="Times New Roman" w:cs="Times New Roman"/>
            <w:sz w:val="24"/>
            <w:szCs w:val="24"/>
          </w:rPr>
          <w:t>,</w:t>
        </w:r>
      </w:ins>
      <w:r w:rsidR="00455A23">
        <w:rPr>
          <w:rFonts w:ascii="Times New Roman" w:eastAsia="Times New Roman" w:hAnsi="Times New Roman" w:cs="Times New Roman"/>
          <w:sz w:val="24"/>
          <w:szCs w:val="24"/>
        </w:rPr>
        <w:t xml:space="preserve"> and the </w:t>
      </w:r>
      <w:r w:rsidR="00F26BF8">
        <w:rPr>
          <w:rFonts w:ascii="Times New Roman" w:eastAsia="Times New Roman" w:hAnsi="Times New Roman" w:cs="Times New Roman"/>
          <w:sz w:val="24"/>
          <w:szCs w:val="24"/>
        </w:rPr>
        <w:t xml:space="preserve">other </w:t>
      </w:r>
      <w:r w:rsidR="00455A23">
        <w:rPr>
          <w:rFonts w:ascii="Times New Roman" w:eastAsia="Times New Roman" w:hAnsi="Times New Roman" w:cs="Times New Roman"/>
          <w:sz w:val="24"/>
          <w:szCs w:val="24"/>
        </w:rPr>
        <w:t xml:space="preserve">two middle contacts </w:t>
      </w:r>
      <w:ins w:id="64" w:author="Alex Oh" w:date="2025-07-03T15:03:00Z" w16du:dateUtc="2025-07-03T19:03:00Z">
        <w:r w:rsidR="0046672C">
          <w:rPr>
            <w:rFonts w:ascii="Times New Roman" w:eastAsia="Times New Roman" w:hAnsi="Times New Roman" w:cs="Times New Roman"/>
            <w:sz w:val="24"/>
            <w:szCs w:val="24"/>
          </w:rPr>
          <w:t xml:space="preserve">were </w:t>
        </w:r>
      </w:ins>
      <w:r w:rsidR="00455A23">
        <w:rPr>
          <w:rFonts w:ascii="Times New Roman" w:eastAsia="Times New Roman" w:hAnsi="Times New Roman" w:cs="Times New Roman"/>
          <w:sz w:val="24"/>
          <w:szCs w:val="24"/>
        </w:rPr>
        <w:t>used for the temp</w:t>
      </w:r>
      <w:r>
        <w:rPr>
          <w:rFonts w:ascii="Times New Roman" w:eastAsia="Times New Roman" w:hAnsi="Times New Roman" w:cs="Times New Roman"/>
          <w:sz w:val="24"/>
          <w:szCs w:val="24"/>
        </w:rPr>
        <w:t xml:space="preserve">erature and voltage measurements </w:t>
      </w:r>
      <w:r w:rsidR="00455A23">
        <w:rPr>
          <w:rFonts w:ascii="Times New Roman" w:eastAsia="Times New Roman" w:hAnsi="Times New Roman" w:cs="Times New Roman"/>
          <w:sz w:val="24"/>
          <w:szCs w:val="24"/>
        </w:rPr>
        <w:t xml:space="preserve">for the Seebeck </w:t>
      </w:r>
      <w:r w:rsidR="00F26BF8">
        <w:rPr>
          <w:rFonts w:ascii="Times New Roman" w:eastAsia="Times New Roman" w:hAnsi="Times New Roman" w:cs="Times New Roman"/>
          <w:sz w:val="24"/>
          <w:szCs w:val="24"/>
        </w:rPr>
        <w:t xml:space="preserve">coefficient </w:t>
      </w:r>
      <w:r w:rsidR="00CA4BF4">
        <w:rPr>
          <w:rFonts w:ascii="Times New Roman" w:eastAsia="Times New Roman" w:hAnsi="Times New Roman" w:cs="Times New Roman"/>
          <w:sz w:val="24"/>
          <w:szCs w:val="24"/>
        </w:rPr>
        <w:t xml:space="preserve">and </w:t>
      </w:r>
      <w:r w:rsidR="00455A23">
        <w:rPr>
          <w:rFonts w:ascii="Times New Roman" w:eastAsia="Times New Roman" w:hAnsi="Times New Roman" w:cs="Times New Roman"/>
          <w:sz w:val="24"/>
          <w:szCs w:val="24"/>
        </w:rPr>
        <w:t>resistance measurement</w:t>
      </w:r>
      <w:r w:rsidR="00CA4BF4">
        <w:rPr>
          <w:rFonts w:ascii="Times New Roman" w:eastAsia="Times New Roman" w:hAnsi="Times New Roman" w:cs="Times New Roman"/>
          <w:sz w:val="24"/>
          <w:szCs w:val="24"/>
        </w:rPr>
        <w:t>s as</w:t>
      </w:r>
      <w:r w:rsidR="00455A2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described in Sec</w:t>
      </w:r>
      <w:r w:rsidR="00CA4BF4">
        <w:rPr>
          <w:rFonts w:ascii="Times New Roman" w:eastAsia="Times New Roman" w:hAnsi="Times New Roman" w:cs="Times New Roman"/>
          <w:sz w:val="24"/>
          <w:szCs w:val="24"/>
        </w:rPr>
        <w:t>.</w:t>
      </w:r>
      <w:r w:rsidR="000E5E07">
        <w:rPr>
          <w:rFonts w:ascii="Times New Roman" w:eastAsia="Times New Roman" w:hAnsi="Times New Roman" w:cs="Times New Roman"/>
          <w:sz w:val="24"/>
          <w:szCs w:val="24"/>
        </w:rPr>
        <w:t xml:space="preserve"> III</w:t>
      </w:r>
      <w:r w:rsidR="00CA4BF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w:t>
      </w:r>
      <w:r w:rsidR="00994722">
        <w:rPr>
          <w:rFonts w:ascii="Times New Roman" w:eastAsia="Times New Roman" w:hAnsi="Times New Roman" w:cs="Times New Roman"/>
          <w:sz w:val="24"/>
          <w:szCs w:val="24"/>
        </w:rPr>
        <w:t xml:space="preserve"> and C</w:t>
      </w:r>
      <w:r>
        <w:rPr>
          <w:rFonts w:ascii="Times New Roman" w:eastAsia="Times New Roman" w:hAnsi="Times New Roman" w:cs="Times New Roman"/>
          <w:sz w:val="24"/>
          <w:szCs w:val="24"/>
        </w:rPr>
        <w:t xml:space="preserve">. The rubber foot and weight were also </w:t>
      </w:r>
      <w:r w:rsidR="00F124D0">
        <w:rPr>
          <w:rFonts w:ascii="Times New Roman" w:eastAsia="Times New Roman" w:hAnsi="Times New Roman" w:cs="Times New Roman"/>
          <w:sz w:val="24"/>
          <w:szCs w:val="24"/>
        </w:rPr>
        <w:t xml:space="preserve">placed on top of the </w:t>
      </w:r>
      <w:r w:rsidR="00455A23">
        <w:rPr>
          <w:rFonts w:ascii="Times New Roman" w:eastAsia="Times New Roman" w:hAnsi="Times New Roman" w:cs="Times New Roman"/>
          <w:sz w:val="24"/>
          <w:szCs w:val="24"/>
        </w:rPr>
        <w:t xml:space="preserve">wire </w:t>
      </w:r>
      <w:r w:rsidR="00F124D0">
        <w:rPr>
          <w:rFonts w:ascii="Times New Roman" w:eastAsia="Times New Roman" w:hAnsi="Times New Roman" w:cs="Times New Roman"/>
          <w:sz w:val="24"/>
          <w:szCs w:val="24"/>
        </w:rPr>
        <w:t xml:space="preserve">sample </w:t>
      </w:r>
      <w:r>
        <w:rPr>
          <w:rFonts w:ascii="Times New Roman" w:eastAsia="Times New Roman" w:hAnsi="Times New Roman" w:cs="Times New Roman"/>
          <w:sz w:val="24"/>
          <w:szCs w:val="24"/>
        </w:rPr>
        <w:t xml:space="preserve">to </w:t>
      </w:r>
      <w:r w:rsidR="00F124D0">
        <w:rPr>
          <w:rFonts w:ascii="Times New Roman" w:eastAsia="Times New Roman" w:hAnsi="Times New Roman" w:cs="Times New Roman"/>
          <w:sz w:val="24"/>
          <w:szCs w:val="24"/>
        </w:rPr>
        <w:t xml:space="preserve">keep </w:t>
      </w:r>
      <w:r w:rsidR="00F124D0">
        <w:rPr>
          <w:rFonts w:ascii="Times New Roman" w:eastAsia="Times New Roman" w:hAnsi="Times New Roman" w:cs="Times New Roman"/>
          <w:sz w:val="24"/>
          <w:szCs w:val="24"/>
        </w:rPr>
        <w:lastRenderedPageBreak/>
        <w:t>good electrical and thermal contact</w:t>
      </w:r>
      <w:r w:rsidR="00F26BF8">
        <w:rPr>
          <w:rFonts w:ascii="Times New Roman" w:eastAsia="Times New Roman" w:hAnsi="Times New Roman" w:cs="Times New Roman"/>
          <w:sz w:val="24"/>
          <w:szCs w:val="24"/>
        </w:rPr>
        <w:t>s</w:t>
      </w:r>
      <w:r w:rsidR="00F124D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F26BF8">
        <w:rPr>
          <w:rFonts w:ascii="Times New Roman" w:eastAsia="Times New Roman" w:hAnsi="Times New Roman" w:cs="Times New Roman"/>
          <w:sz w:val="24"/>
          <w:szCs w:val="24"/>
        </w:rPr>
        <w:t>W</w:t>
      </w:r>
      <w:r w:rsidR="00F124D0">
        <w:rPr>
          <w:rFonts w:ascii="Times New Roman" w:eastAsia="Times New Roman" w:hAnsi="Times New Roman" w:cs="Times New Roman"/>
          <w:sz w:val="24"/>
          <w:szCs w:val="24"/>
        </w:rPr>
        <w:t xml:space="preserve">e tested the Chromel wire first </w:t>
      </w:r>
      <w:r w:rsidR="00455A23">
        <w:rPr>
          <w:rFonts w:ascii="Times New Roman" w:eastAsia="Times New Roman" w:hAnsi="Times New Roman" w:cs="Times New Roman"/>
          <w:sz w:val="24"/>
          <w:szCs w:val="24"/>
        </w:rPr>
        <w:t xml:space="preserve">to confirm the proper operation of the setup and </w:t>
      </w:r>
      <w:r w:rsidR="00F26BF8">
        <w:rPr>
          <w:rFonts w:ascii="Times New Roman" w:eastAsia="Times New Roman" w:hAnsi="Times New Roman" w:cs="Times New Roman"/>
          <w:sz w:val="24"/>
          <w:szCs w:val="24"/>
        </w:rPr>
        <w:t xml:space="preserve">then </w:t>
      </w:r>
      <w:r w:rsidR="00455A23">
        <w:rPr>
          <w:rFonts w:ascii="Times New Roman" w:eastAsia="Times New Roman" w:hAnsi="Times New Roman" w:cs="Times New Roman"/>
          <w:sz w:val="24"/>
          <w:szCs w:val="24"/>
        </w:rPr>
        <w:t xml:space="preserve">moved on to measure </w:t>
      </w:r>
      <w:r w:rsidR="00F124D0">
        <w:rPr>
          <w:rFonts w:ascii="Times New Roman" w:eastAsia="Times New Roman" w:hAnsi="Times New Roman" w:cs="Times New Roman"/>
          <w:sz w:val="24"/>
          <w:szCs w:val="24"/>
        </w:rPr>
        <w:t>the Bi</w:t>
      </w:r>
      <w:r w:rsidR="00F124D0" w:rsidRPr="00F124D0">
        <w:rPr>
          <w:rFonts w:ascii="Times New Roman" w:eastAsia="Times New Roman" w:hAnsi="Times New Roman" w:cs="Times New Roman"/>
          <w:sz w:val="24"/>
          <w:szCs w:val="24"/>
          <w:vertAlign w:val="subscript"/>
        </w:rPr>
        <w:t>2</w:t>
      </w:r>
      <w:r w:rsidR="00F124D0">
        <w:rPr>
          <w:rFonts w:ascii="Times New Roman" w:eastAsia="Times New Roman" w:hAnsi="Times New Roman" w:cs="Times New Roman"/>
          <w:sz w:val="24"/>
          <w:szCs w:val="24"/>
        </w:rPr>
        <w:t>Se</w:t>
      </w:r>
      <w:r w:rsidR="00F124D0" w:rsidRPr="00F124D0">
        <w:rPr>
          <w:rFonts w:ascii="Times New Roman" w:eastAsia="Times New Roman" w:hAnsi="Times New Roman" w:cs="Times New Roman"/>
          <w:sz w:val="24"/>
          <w:szCs w:val="24"/>
          <w:vertAlign w:val="subscript"/>
        </w:rPr>
        <w:t>3</w:t>
      </w:r>
      <w:r w:rsidR="00F124D0">
        <w:rPr>
          <w:rFonts w:ascii="Times New Roman" w:eastAsia="Times New Roman" w:hAnsi="Times New Roman" w:cs="Times New Roman"/>
          <w:sz w:val="24"/>
          <w:szCs w:val="24"/>
        </w:rPr>
        <w:t xml:space="preserve"> film. </w:t>
      </w:r>
    </w:p>
    <w:p w14:paraId="48DCEBD9" w14:textId="262DA820" w:rsidR="00A70231" w:rsidRDefault="00061CEA" w:rsidP="00A115A9">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setup, it is notable that </w:t>
      </w:r>
      <w:r w:rsidR="000877B4">
        <w:rPr>
          <w:rFonts w:ascii="Times New Roman" w:eastAsia="Times New Roman" w:hAnsi="Times New Roman" w:cs="Times New Roman"/>
          <w:sz w:val="24"/>
          <w:szCs w:val="24"/>
        </w:rPr>
        <w:t xml:space="preserve">we have </w:t>
      </w:r>
      <w:r w:rsidR="00111191">
        <w:rPr>
          <w:rFonts w:ascii="Times New Roman" w:eastAsia="Times New Roman" w:hAnsi="Times New Roman" w:cs="Times New Roman"/>
          <w:sz w:val="24"/>
          <w:szCs w:val="24"/>
        </w:rPr>
        <w:t xml:space="preserve">greatly </w:t>
      </w:r>
      <w:r w:rsidR="000877B4">
        <w:rPr>
          <w:rFonts w:ascii="Times New Roman" w:eastAsia="Times New Roman" w:hAnsi="Times New Roman" w:cs="Times New Roman"/>
          <w:sz w:val="24"/>
          <w:szCs w:val="24"/>
        </w:rPr>
        <w:t xml:space="preserve">simplified the </w:t>
      </w:r>
      <w:r>
        <w:rPr>
          <w:rFonts w:ascii="Times New Roman" w:eastAsia="Times New Roman" w:hAnsi="Times New Roman" w:cs="Times New Roman"/>
          <w:sz w:val="24"/>
          <w:szCs w:val="24"/>
        </w:rPr>
        <w:t>way electrical contacts are made</w:t>
      </w:r>
      <w:r w:rsidR="000877B4">
        <w:rPr>
          <w:rFonts w:ascii="Times New Roman" w:eastAsia="Times New Roman" w:hAnsi="Times New Roman" w:cs="Times New Roman"/>
          <w:sz w:val="24"/>
          <w:szCs w:val="24"/>
        </w:rPr>
        <w:t xml:space="preserve">. </w:t>
      </w:r>
      <w:r w:rsidR="007B3856">
        <w:rPr>
          <w:rFonts w:ascii="Times New Roman" w:eastAsia="Times New Roman" w:hAnsi="Times New Roman" w:cs="Times New Roman"/>
          <w:sz w:val="24"/>
          <w:szCs w:val="24"/>
        </w:rPr>
        <w:t xml:space="preserve">For any transport measurements, </w:t>
      </w:r>
      <w:r w:rsidR="000877B4">
        <w:rPr>
          <w:rFonts w:ascii="Times New Roman" w:eastAsia="Times New Roman" w:hAnsi="Times New Roman" w:cs="Times New Roman"/>
          <w:sz w:val="24"/>
          <w:szCs w:val="24"/>
        </w:rPr>
        <w:t>making reliable electrical contacts is one of the most critical steps</w:t>
      </w:r>
      <w:r w:rsidR="00111191">
        <w:rPr>
          <w:rFonts w:ascii="Times New Roman" w:eastAsia="Times New Roman" w:hAnsi="Times New Roman" w:cs="Times New Roman"/>
          <w:sz w:val="24"/>
          <w:szCs w:val="24"/>
        </w:rPr>
        <w:t xml:space="preserve">, </w:t>
      </w:r>
      <w:del w:id="65" w:author="Alex Oh" w:date="2025-07-03T15:04:00Z" w16du:dateUtc="2025-07-03T19:04:00Z">
        <w:r w:rsidR="00111191" w:rsidDel="000B7597">
          <w:rPr>
            <w:rFonts w:ascii="Times New Roman" w:eastAsia="Times New Roman" w:hAnsi="Times New Roman" w:cs="Times New Roman"/>
            <w:sz w:val="24"/>
            <w:szCs w:val="24"/>
          </w:rPr>
          <w:delText xml:space="preserve">so it </w:delText>
        </w:r>
        <w:r w:rsidR="00FA7E70" w:rsidDel="000B7597">
          <w:rPr>
            <w:rFonts w:ascii="Times New Roman" w:eastAsia="Times New Roman" w:hAnsi="Times New Roman" w:cs="Times New Roman"/>
            <w:sz w:val="24"/>
            <w:szCs w:val="24"/>
          </w:rPr>
          <w:delText>require</w:delText>
        </w:r>
        <w:r w:rsidR="00111191" w:rsidDel="000B7597">
          <w:rPr>
            <w:rFonts w:ascii="Times New Roman" w:eastAsia="Times New Roman" w:hAnsi="Times New Roman" w:cs="Times New Roman"/>
            <w:sz w:val="24"/>
            <w:szCs w:val="24"/>
          </w:rPr>
          <w:delText>s</w:delText>
        </w:r>
      </w:del>
      <w:ins w:id="66" w:author="Alex Oh" w:date="2025-07-03T15:04:00Z" w16du:dateUtc="2025-07-03T19:04:00Z">
        <w:r w:rsidR="000B7597">
          <w:rPr>
            <w:rFonts w:ascii="Times New Roman" w:eastAsia="Times New Roman" w:hAnsi="Times New Roman" w:cs="Times New Roman"/>
            <w:sz w:val="24"/>
            <w:szCs w:val="24"/>
          </w:rPr>
          <w:t>requiring</w:t>
        </w:r>
      </w:ins>
      <w:r w:rsidR="000A29DD">
        <w:rPr>
          <w:rFonts w:ascii="Times New Roman" w:eastAsia="Times New Roman" w:hAnsi="Times New Roman" w:cs="Times New Roman"/>
          <w:sz w:val="24"/>
          <w:szCs w:val="24"/>
        </w:rPr>
        <w:t xml:space="preserve"> significant effort</w:t>
      </w:r>
      <w:del w:id="67" w:author="Alex Oh" w:date="2025-07-03T15:04:00Z" w16du:dateUtc="2025-07-03T19:04:00Z">
        <w:r w:rsidR="000A29DD" w:rsidDel="000B7597">
          <w:rPr>
            <w:rFonts w:ascii="Times New Roman" w:eastAsia="Times New Roman" w:hAnsi="Times New Roman" w:cs="Times New Roman"/>
            <w:sz w:val="24"/>
            <w:szCs w:val="24"/>
          </w:rPr>
          <w:delText>s</w:delText>
        </w:r>
      </w:del>
      <w:r w:rsidR="000A29DD">
        <w:rPr>
          <w:rFonts w:ascii="Times New Roman" w:eastAsia="Times New Roman" w:hAnsi="Times New Roman" w:cs="Times New Roman"/>
          <w:sz w:val="24"/>
          <w:szCs w:val="24"/>
        </w:rPr>
        <w:t xml:space="preserve"> and </w:t>
      </w:r>
      <w:r w:rsidR="00714681">
        <w:rPr>
          <w:rFonts w:ascii="Times New Roman" w:eastAsia="Times New Roman" w:hAnsi="Times New Roman" w:cs="Times New Roman"/>
          <w:sz w:val="24"/>
          <w:szCs w:val="24"/>
        </w:rPr>
        <w:t>sophistication.</w:t>
      </w:r>
      <w:r w:rsidR="0073239E">
        <w:rPr>
          <w:rFonts w:ascii="Times New Roman" w:eastAsia="Times New Roman" w:hAnsi="Times New Roman" w:cs="Times New Roman"/>
          <w:sz w:val="24"/>
          <w:szCs w:val="24"/>
        </w:rPr>
        <w:fldChar w:fldCharType="begin" w:fldLock="1"/>
      </w:r>
      <w:r w:rsidR="00D60651">
        <w:rPr>
          <w:rFonts w:ascii="Times New Roman" w:eastAsia="Times New Roman" w:hAnsi="Times New Roman" w:cs="Times New Roman"/>
          <w:sz w:val="24"/>
          <w:szCs w:val="24"/>
        </w:rPr>
        <w:instrText>ADDIN CSL_CITATION {"citationItems":[{"id":"ITEM-1","itemData":{"DOI":"10.1063/1.5038406/364379","ISSN":"10897623","PMID":"30399921","abstract":"Thin film thermoelectric materials (TF TEMs) based on organic semiconductors or organic/inorganic composites exhibit unique properties such as low-temperature processability, mechanical flexibility, great freedom of material design, etc. Thus they have attracted a growing research interest. Similar to inorganic bulk thermoelectric materials (IB TEMs), the Seebeck coefficient combined with electrical conductivity and thermal conductivity is a fundamental property to influence the performance of TF TEMs. However, due to the differences in material and sample geometries, the well-established characterization devices for IB TEMs are no longer applicable to TF TEMs. And until now, a universal standard of measuring the Seebeck coefficient of TF TEMs is still lacking. This mini-review presents the development of instruments designed for measuring the Seebeck coefficient of TF TEMs in the last decade. Primary measurement methods and typical apparatus designs will be reviewed, followed by an error analysis induced by instrumentation. Hopefully this mini-review will facilitate better designs for a more accurate characterization of the Seebeck coefficient of thin film thermoelectric materials.","author":[{"dropping-particle":"","family":"Wang","given":"Chen","non-dropping-particle":"","parse-names":false,"suffix":""},{"dropping-particle":"","family":"Chen","given":"Fenggui","non-dropping-particle":"","parse-names":false,"suffix":""},{"dropping-particle":"","family":"Sun","given":"Kuan","non-dropping-particle":"","parse-names":false,"suffix":""},{"dropping-particle":"","family":"Chen","given":"Rui","non-dropping-particle":"","parse-names":false,"suffix":""},{"dropping-particle":"","family":"Li","given":"Meng","non-dropping-particle":"","parse-names":false,"suffix":""},{"dropping-particle":"","family":"Zhou","given":"Xiaoyuan","non-dropping-particle":"","parse-names":false,"suffix":""},{"dropping-particle":"","family":"Sun","given":"Yuyang","non-dropping-particle":"","parse-names":false,"suffix":""},{"dropping-particle":"","family":"Chen","given":"Dongyang","non-dropping-particle":"","parse-names":false,"suffix":""},{"dropping-particle":"","family":"Wang","given":"Guoyu","non-dropping-particle":"","parse-names":false,"suffix":""}],"container-title":"Review of Scientific Instruments","id":"ITEM-1","issue":"10","issued":{"date-parts":[["2018","10","1"]]},"page":"101501","publisher":"American Institute of Physics Inc.","title":"Contributed Review: Instruments for measuring Seebeck coefficient of thin film thermoelectric materials: A mini-review","type":"article-journal","volume":"89"},"uris":["http://www.mendeley.com/documents/?uuid=0955b1b3-6e33-3ce5-ade3-1169a6a00b7d"]},{"id":"ITEM-2","itemData":{"author":[{"dropping-particle":"","family":"Auparay","given":"Novela","non-dropping-particle":"","parse-names":false,"suffix":""}],"id":"ITEM-2","issued":{"date-parts":[["2013"]]},"publisher":"Oregon State University","title":"Room Temperature Seebeck Coefficient Measurement: Metals &amp; Semiconductors","type":"thesis"},"uris":["http://www.mendeley.com/documents/?uuid=41b1ce5c-4b9d-3fd2-b678-529b944f6aaf"]},{"id":"ITEM-3","itemData":{"DOI":"10.1063/1.4952744/904149","ISSN":"10897623","abstract":"In this work, it was investigated how to measure Seebeck coefficient accurately. The offset voltages, between the specimen and measurement wires, might influence the results measured significantly and should be eliminated during measuring process. They do not depend on temperature difference but on temperature and include two parts: the intrinsic component related to the materials and the random one related to the contact. The inversion method could eliminate the offset voltages more accurately than the traditional differential methods, and thus measure Seebeck coefficient more accurately. The accuracy of Seebeck coefficient measurement could be further improved by performing a proper temperature difference, optimizing temperature control, and using an electromagnetic screen. The most accurate results were obtained with a standard deviation of 0.06 μV/K, measured under temperature difference of 1 K, temperature variation of 0.002 K, and with an iron electromagnetic screen.","author":[{"dropping-particle":"","family":"Liu","given":"Jian","non-dropping-particle":"","parse-names":false,"suffix":""},{"dropping-particle":"","family":"Zhang","given":"Yacui","non-dropping-particle":"","parse-names":false,"suffix":""},{"dropping-particle":"","family":"Wang","given":"Zhen","non-dropping-particle":"","parse-names":false,"suffix":""},{"dropping-particle":"","family":"Li","given":"Maokui","non-dropping-particle":"","parse-names":false,"suffix":""},{"dropping-particle":"","family":"Su","given":"Wenbin","non-dropping-particle":"","parse-names":false,"suffix":""},{"dropping-particle":"","family":"Zhao","given":"Minglei","non-dropping-particle":"","parse-names":false,"suffix":""},{"dropping-particle":"","family":"Huang","given":"Shengli","non-dropping-particle":"","parse-names":false,"suffix":""},{"dropping-particle":"","family":"Xia","given":"Shengqing","non-dropping-particle":"","parse-names":false,"suffix":""},{"dropping-particle":"","family":"Wang","given":"Chunlei","non-dropping-particle":"","parse-names":false,"suffix":""}],"container-title":"Review of Scientific Instruments","id":"ITEM-3","issue":"6","issued":{"date-parts":[["2016","6","1"]]},"page":"64701","publisher":"American Institute of Physics Inc.","title":"Accurate measurement of Seebeck coefficient","type":"article-journal","volume":"87"},"uris":["http://www.mendeley.com/documents/?uuid=dc1ae0e5-fbe5-352e-82b8-767cd8e49927"]},{"id":"ITEM-4","itemData":{"DOI":"10.1063/1.4990634/962886","ISSN":"10897623","abstract":"This paper presents a setup for measuring the Seebeck coefficient and the electrical resistivity of bulk thermoelectric materials. The sample holder was designed to have a compact structure and can be directly mounted in a standard cryostat system for temperature-dependent measurements. For the Seebeck coefficient measurement, a thin bar-shaped sample is mounted bridging two copper bases; and two ceramic heaters are used to generate a temperature gradient along the sample. Two type T thermocouples are used to determine both temperature and voltage differences between two widely separated points on the sample. The thermocouple junction is flattened into a disk and pressed onto the sample surface by using a spring load. The flexible fixation method we adopted not only simplifies the sample mounting process but also prevents thermal contact deterioration due to the mismatch of thermal expansion coefficients between the sample and other parts. With certain modifications, the sample holder can also be used for four-probe electrical resistivity measurements. High temperature measurements are essential for thermoelectric power generation. The experimental system we developed is capable of measuring the Seebeck coefficient and the electrical resistivity of bulk thermoelectric materials in a wide temperature range from 80 to 500 K, which can be further extended to even higher temperatures. Measurements on two standard materials, constantan and nickel, confirmed the accuracy and the reliability of the system.","author":[{"dropping-particle":"","family":"Fu","given":"Qiang","non-dropping-particle":"","parse-names":false,"suffix":""},{"dropping-particle":"","family":"Xiong","given":"Yucheng","non-dropping-particle":"","parse-names":false,"suffix":""},{"dropping-particle":"","family":"Zhang","given":"Wenhua","non-dropping-particle":"","parse-names":false,"suffix":""},{"dropping-particle":"","family":"Xu","given":"Dongyan","non-dropping-particle":"","parse-names":false,"suffix":""}],"container-title":"Review of Scientific Instruments","id":"ITEM-4","issue":"9","issued":{"date-parts":[["2017","9","1"]]},"page":"95111","publisher":"American Institute of Physics Inc.","title":"A setup for measuring the Seebeck coefficient and the electrical resistivity of bulk thermoelectric materials","type":"article-journal","volume":"88"},"uris":["http://www.mendeley.com/documents/?uuid=448c5cc0-d9fd-35f6-8e3e-9729ad04b834"]}],"mendeley":{"formattedCitation":"&lt;sup&gt;4,7,12,13&lt;/sup&gt;","plainTextFormattedCitation":"4,7,12,13","previouslyFormattedCitation":"&lt;sup&gt;4,7,12,13&lt;/sup&gt;"},"properties":{"noteIndex":0},"schema":"https://github.com/citation-style-language/schema/raw/master/csl-citation.json"}</w:instrText>
      </w:r>
      <w:r w:rsidR="0073239E">
        <w:rPr>
          <w:rFonts w:ascii="Times New Roman" w:eastAsia="Times New Roman" w:hAnsi="Times New Roman" w:cs="Times New Roman"/>
          <w:sz w:val="24"/>
          <w:szCs w:val="24"/>
        </w:rPr>
        <w:fldChar w:fldCharType="separate"/>
      </w:r>
      <w:r w:rsidR="0073239E" w:rsidRPr="0073239E">
        <w:rPr>
          <w:rFonts w:ascii="Times New Roman" w:eastAsia="Times New Roman" w:hAnsi="Times New Roman" w:cs="Times New Roman"/>
          <w:noProof/>
          <w:sz w:val="24"/>
          <w:szCs w:val="24"/>
          <w:vertAlign w:val="superscript"/>
        </w:rPr>
        <w:t>4,7,12,13</w:t>
      </w:r>
      <w:r w:rsidR="0073239E">
        <w:rPr>
          <w:rFonts w:ascii="Times New Roman" w:eastAsia="Times New Roman" w:hAnsi="Times New Roman" w:cs="Times New Roman"/>
          <w:sz w:val="24"/>
          <w:szCs w:val="24"/>
        </w:rPr>
        <w:fldChar w:fldCharType="end"/>
      </w:r>
      <w:r w:rsidR="00714681">
        <w:rPr>
          <w:rFonts w:ascii="Times New Roman" w:eastAsia="Times New Roman" w:hAnsi="Times New Roman" w:cs="Times New Roman"/>
          <w:sz w:val="24"/>
          <w:szCs w:val="24"/>
        </w:rPr>
        <w:t xml:space="preserve"> </w:t>
      </w:r>
      <w:r w:rsidR="000A29DD">
        <w:rPr>
          <w:rFonts w:ascii="Times New Roman" w:eastAsia="Times New Roman" w:hAnsi="Times New Roman" w:cs="Times New Roman"/>
          <w:sz w:val="24"/>
          <w:szCs w:val="24"/>
        </w:rPr>
        <w:t xml:space="preserve">Such complexity is another </w:t>
      </w:r>
      <w:r w:rsidR="00FA7E70">
        <w:rPr>
          <w:rFonts w:ascii="Times New Roman" w:eastAsia="Times New Roman" w:hAnsi="Times New Roman" w:cs="Times New Roman"/>
          <w:sz w:val="24"/>
          <w:szCs w:val="24"/>
        </w:rPr>
        <w:t>factor</w:t>
      </w:r>
      <w:r w:rsidR="000A29DD">
        <w:rPr>
          <w:rFonts w:ascii="Times New Roman" w:eastAsia="Times New Roman" w:hAnsi="Times New Roman" w:cs="Times New Roman"/>
          <w:sz w:val="24"/>
          <w:szCs w:val="24"/>
        </w:rPr>
        <w:t xml:space="preserve"> </w:t>
      </w:r>
      <w:r w:rsidR="00253089">
        <w:rPr>
          <w:rFonts w:ascii="Times New Roman" w:eastAsia="Times New Roman" w:hAnsi="Times New Roman" w:cs="Times New Roman"/>
          <w:sz w:val="24"/>
          <w:szCs w:val="24"/>
        </w:rPr>
        <w:t xml:space="preserve">making it difficult to </w:t>
      </w:r>
      <w:r w:rsidR="000A29DD">
        <w:rPr>
          <w:rFonts w:ascii="Times New Roman" w:eastAsia="Times New Roman" w:hAnsi="Times New Roman" w:cs="Times New Roman"/>
          <w:sz w:val="24"/>
          <w:szCs w:val="24"/>
        </w:rPr>
        <w:t>implement th</w:t>
      </w:r>
      <w:r w:rsidR="00253089">
        <w:rPr>
          <w:rFonts w:ascii="Times New Roman" w:eastAsia="Times New Roman" w:hAnsi="Times New Roman" w:cs="Times New Roman"/>
          <w:sz w:val="24"/>
          <w:szCs w:val="24"/>
        </w:rPr>
        <w:t xml:space="preserve">ermoelectric measurement in </w:t>
      </w:r>
      <w:r w:rsidR="00A33C2A">
        <w:rPr>
          <w:rFonts w:ascii="Times New Roman" w:eastAsia="Times New Roman" w:hAnsi="Times New Roman" w:cs="Times New Roman"/>
          <w:sz w:val="24"/>
          <w:szCs w:val="24"/>
        </w:rPr>
        <w:t>student</w:t>
      </w:r>
      <w:r w:rsidR="00253089">
        <w:rPr>
          <w:rFonts w:ascii="Times New Roman" w:eastAsia="Times New Roman" w:hAnsi="Times New Roman" w:cs="Times New Roman"/>
          <w:sz w:val="24"/>
          <w:szCs w:val="24"/>
        </w:rPr>
        <w:t xml:space="preserve"> labs. </w:t>
      </w:r>
      <w:r w:rsidR="00A115A9">
        <w:rPr>
          <w:rFonts w:ascii="Times New Roman" w:eastAsia="Times New Roman" w:hAnsi="Times New Roman" w:cs="Times New Roman"/>
          <w:sz w:val="24"/>
          <w:szCs w:val="24"/>
        </w:rPr>
        <w:t xml:space="preserve">On the other hand, </w:t>
      </w:r>
      <w:r w:rsidR="00253089">
        <w:rPr>
          <w:rFonts w:ascii="Times New Roman" w:eastAsia="Times New Roman" w:hAnsi="Times New Roman" w:cs="Times New Roman"/>
          <w:sz w:val="24"/>
          <w:szCs w:val="24"/>
        </w:rPr>
        <w:t>our method of making electric</w:t>
      </w:r>
      <w:ins w:id="68" w:author="Alex Oh" w:date="2025-07-03T15:06:00Z" w16du:dateUtc="2025-07-03T19:06:00Z">
        <w:r w:rsidR="00D32F50">
          <w:rPr>
            <w:rFonts w:ascii="Times New Roman" w:eastAsia="Times New Roman" w:hAnsi="Times New Roman" w:cs="Times New Roman"/>
            <w:sz w:val="24"/>
            <w:szCs w:val="24"/>
          </w:rPr>
          <w:t>al</w:t>
        </w:r>
      </w:ins>
      <w:r w:rsidR="00253089">
        <w:rPr>
          <w:rFonts w:ascii="Times New Roman" w:eastAsia="Times New Roman" w:hAnsi="Times New Roman" w:cs="Times New Roman"/>
          <w:sz w:val="24"/>
          <w:szCs w:val="24"/>
        </w:rPr>
        <w:t xml:space="preserve"> contacts</w:t>
      </w:r>
      <w:ins w:id="69" w:author="Alex Oh" w:date="2025-07-03T15:05:00Z" w16du:dateUtc="2025-07-03T19:05:00Z">
        <w:r w:rsidR="00AC6061">
          <w:rPr>
            <w:rFonts w:ascii="Times New Roman" w:eastAsia="Times New Roman" w:hAnsi="Times New Roman" w:cs="Times New Roman"/>
            <w:sz w:val="24"/>
            <w:szCs w:val="24"/>
          </w:rPr>
          <w:t xml:space="preserve"> by</w:t>
        </w:r>
      </w:ins>
      <w:del w:id="70" w:author="Alex Oh" w:date="2025-07-03T15:05:00Z" w16du:dateUtc="2025-07-03T19:05:00Z">
        <w:r w:rsidR="00253089" w:rsidDel="00AC6061">
          <w:rPr>
            <w:rFonts w:ascii="Times New Roman" w:eastAsia="Times New Roman" w:hAnsi="Times New Roman" w:cs="Times New Roman"/>
            <w:sz w:val="24"/>
            <w:szCs w:val="24"/>
          </w:rPr>
          <w:delText>,</w:delText>
        </w:r>
      </w:del>
      <w:r w:rsidR="00253089">
        <w:rPr>
          <w:rFonts w:ascii="Times New Roman" w:eastAsia="Times New Roman" w:hAnsi="Times New Roman" w:cs="Times New Roman"/>
          <w:sz w:val="24"/>
          <w:szCs w:val="24"/>
        </w:rPr>
        <w:t xml:space="preserve"> </w:t>
      </w:r>
      <w:r w:rsidR="00714681">
        <w:rPr>
          <w:rFonts w:ascii="Times New Roman" w:eastAsia="Times New Roman" w:hAnsi="Times New Roman" w:cs="Times New Roman"/>
          <w:sz w:val="24"/>
          <w:szCs w:val="24"/>
        </w:rPr>
        <w:t xml:space="preserve">simply using </w:t>
      </w:r>
      <w:r w:rsidR="00111191">
        <w:rPr>
          <w:rFonts w:ascii="Times New Roman" w:eastAsia="Times New Roman" w:hAnsi="Times New Roman" w:cs="Times New Roman"/>
          <w:sz w:val="24"/>
          <w:szCs w:val="24"/>
        </w:rPr>
        <w:t>a weight</w:t>
      </w:r>
      <w:r w:rsidR="00714681">
        <w:rPr>
          <w:rFonts w:ascii="Times New Roman" w:eastAsia="Times New Roman" w:hAnsi="Times New Roman" w:cs="Times New Roman"/>
          <w:sz w:val="24"/>
          <w:szCs w:val="24"/>
        </w:rPr>
        <w:t xml:space="preserve"> to </w:t>
      </w:r>
      <w:r w:rsidR="00A115A9">
        <w:rPr>
          <w:rFonts w:ascii="Times New Roman" w:eastAsia="Times New Roman" w:hAnsi="Times New Roman" w:cs="Times New Roman"/>
          <w:sz w:val="24"/>
          <w:szCs w:val="24"/>
        </w:rPr>
        <w:t xml:space="preserve">press </w:t>
      </w:r>
      <w:r w:rsidR="00FA7E70">
        <w:rPr>
          <w:rFonts w:ascii="Times New Roman" w:eastAsia="Times New Roman" w:hAnsi="Times New Roman" w:cs="Times New Roman"/>
          <w:sz w:val="24"/>
          <w:szCs w:val="24"/>
        </w:rPr>
        <w:t>the sample</w:t>
      </w:r>
      <w:r w:rsidR="00285BBD">
        <w:rPr>
          <w:rFonts w:ascii="Times New Roman" w:eastAsia="Times New Roman" w:hAnsi="Times New Roman" w:cs="Times New Roman"/>
          <w:sz w:val="24"/>
          <w:szCs w:val="24"/>
        </w:rPr>
        <w:t xml:space="preserve"> </w:t>
      </w:r>
      <w:r w:rsidR="00111191">
        <w:rPr>
          <w:rFonts w:ascii="Times New Roman" w:eastAsia="Times New Roman" w:hAnsi="Times New Roman" w:cs="Times New Roman"/>
          <w:sz w:val="24"/>
          <w:szCs w:val="24"/>
        </w:rPr>
        <w:t xml:space="preserve">from </w:t>
      </w:r>
      <w:del w:id="71" w:author="Alex Oh" w:date="2025-07-03T15:05:00Z" w16du:dateUtc="2025-07-03T19:05:00Z">
        <w:r w:rsidR="00111191" w:rsidDel="00B72D8A">
          <w:rPr>
            <w:rFonts w:ascii="Times New Roman" w:eastAsia="Times New Roman" w:hAnsi="Times New Roman" w:cs="Times New Roman"/>
            <w:sz w:val="24"/>
            <w:szCs w:val="24"/>
          </w:rPr>
          <w:delText>behind</w:delText>
        </w:r>
      </w:del>
      <w:ins w:id="72" w:author="Alex Oh" w:date="2025-07-03T15:05:00Z" w16du:dateUtc="2025-07-03T19:05:00Z">
        <w:r w:rsidR="00B72D8A">
          <w:rPr>
            <w:rFonts w:ascii="Times New Roman" w:eastAsia="Times New Roman" w:hAnsi="Times New Roman" w:cs="Times New Roman"/>
            <w:sz w:val="24"/>
            <w:szCs w:val="24"/>
          </w:rPr>
          <w:t>above</w:t>
        </w:r>
      </w:ins>
      <w:del w:id="73" w:author="Alex Oh" w:date="2025-07-03T15:05:00Z" w16du:dateUtc="2025-07-03T19:05:00Z">
        <w:r w:rsidR="00A115A9" w:rsidDel="00B72D8A">
          <w:rPr>
            <w:rFonts w:ascii="Times New Roman" w:eastAsia="Times New Roman" w:hAnsi="Times New Roman" w:cs="Times New Roman"/>
            <w:sz w:val="24"/>
            <w:szCs w:val="24"/>
          </w:rPr>
          <w:delText>,</w:delText>
        </w:r>
      </w:del>
      <w:r w:rsidR="00A115A9">
        <w:rPr>
          <w:rFonts w:ascii="Times New Roman" w:eastAsia="Times New Roman" w:hAnsi="Times New Roman" w:cs="Times New Roman"/>
          <w:sz w:val="24"/>
          <w:szCs w:val="24"/>
        </w:rPr>
        <w:t xml:space="preserve"> eliminates the complications involved in making good electric</w:t>
      </w:r>
      <w:ins w:id="74" w:author="Alex Oh" w:date="2025-07-03T15:06:00Z" w16du:dateUtc="2025-07-03T19:06:00Z">
        <w:r w:rsidR="00D32F50">
          <w:rPr>
            <w:rFonts w:ascii="Times New Roman" w:eastAsia="Times New Roman" w:hAnsi="Times New Roman" w:cs="Times New Roman"/>
            <w:sz w:val="24"/>
            <w:szCs w:val="24"/>
          </w:rPr>
          <w:t>al</w:t>
        </w:r>
      </w:ins>
      <w:r w:rsidR="00A115A9">
        <w:rPr>
          <w:rFonts w:ascii="Times New Roman" w:eastAsia="Times New Roman" w:hAnsi="Times New Roman" w:cs="Times New Roman"/>
          <w:sz w:val="24"/>
          <w:szCs w:val="24"/>
        </w:rPr>
        <w:t xml:space="preserve"> contacts</w:t>
      </w:r>
      <w:del w:id="75" w:author="Alex Oh" w:date="2025-07-03T15:06:00Z" w16du:dateUtc="2025-07-03T19:06:00Z">
        <w:r w:rsidR="00A115A9" w:rsidDel="00D32F50">
          <w:rPr>
            <w:rFonts w:ascii="Times New Roman" w:eastAsia="Times New Roman" w:hAnsi="Times New Roman" w:cs="Times New Roman"/>
            <w:sz w:val="24"/>
            <w:szCs w:val="24"/>
          </w:rPr>
          <w:delText xml:space="preserve"> and </w:delText>
        </w:r>
        <w:r w:rsidR="00FA7E70" w:rsidDel="00D32F50">
          <w:rPr>
            <w:rFonts w:ascii="Times New Roman" w:eastAsia="Times New Roman" w:hAnsi="Times New Roman" w:cs="Times New Roman"/>
            <w:sz w:val="24"/>
            <w:szCs w:val="24"/>
          </w:rPr>
          <w:delText xml:space="preserve">lowers </w:delText>
        </w:r>
      </w:del>
      <w:ins w:id="76" w:author="Alex Oh" w:date="2025-07-03T15:06:00Z" w16du:dateUtc="2025-07-03T19:06:00Z">
        <w:r w:rsidR="00D32F50">
          <w:rPr>
            <w:rFonts w:ascii="Times New Roman" w:eastAsia="Times New Roman" w:hAnsi="Times New Roman" w:cs="Times New Roman"/>
            <w:sz w:val="24"/>
            <w:szCs w:val="24"/>
          </w:rPr>
          <w:t xml:space="preserve">, lowering </w:t>
        </w:r>
      </w:ins>
      <w:r w:rsidR="00FA7E70">
        <w:rPr>
          <w:rFonts w:ascii="Times New Roman" w:eastAsia="Times New Roman" w:hAnsi="Times New Roman" w:cs="Times New Roman"/>
          <w:sz w:val="24"/>
          <w:szCs w:val="24"/>
        </w:rPr>
        <w:t xml:space="preserve">the barrier </w:t>
      </w:r>
      <w:r w:rsidR="008D6423">
        <w:rPr>
          <w:rFonts w:ascii="Times New Roman" w:eastAsia="Times New Roman" w:hAnsi="Times New Roman" w:cs="Times New Roman"/>
          <w:sz w:val="24"/>
          <w:szCs w:val="24"/>
        </w:rPr>
        <w:t xml:space="preserve">to incorporating thermoelectric measurements </w:t>
      </w:r>
      <w:del w:id="77" w:author="Alex Oh" w:date="2025-07-03T15:06:00Z" w16du:dateUtc="2025-07-03T19:06:00Z">
        <w:r w:rsidR="00285BBD" w:rsidDel="00076C4E">
          <w:rPr>
            <w:rFonts w:ascii="Times New Roman" w:eastAsia="Times New Roman" w:hAnsi="Times New Roman" w:cs="Times New Roman"/>
            <w:sz w:val="24"/>
            <w:szCs w:val="24"/>
          </w:rPr>
          <w:delText xml:space="preserve">even </w:delText>
        </w:r>
      </w:del>
      <w:r w:rsidR="00285BBD">
        <w:rPr>
          <w:rFonts w:ascii="Times New Roman" w:eastAsia="Times New Roman" w:hAnsi="Times New Roman" w:cs="Times New Roman"/>
          <w:sz w:val="24"/>
          <w:szCs w:val="24"/>
        </w:rPr>
        <w:t xml:space="preserve">for </w:t>
      </w:r>
      <w:del w:id="78" w:author="Alex Oh" w:date="2025-07-03T15:06:00Z" w16du:dateUtc="2025-07-03T19:06:00Z">
        <w:r w:rsidR="00285BBD" w:rsidDel="00076C4E">
          <w:rPr>
            <w:rFonts w:ascii="Times New Roman" w:eastAsia="Times New Roman" w:hAnsi="Times New Roman" w:cs="Times New Roman"/>
            <w:sz w:val="24"/>
            <w:szCs w:val="24"/>
          </w:rPr>
          <w:delText xml:space="preserve">unexperienced </w:delText>
        </w:r>
      </w:del>
      <w:ins w:id="79" w:author="Alex Oh" w:date="2025-07-03T15:06:00Z" w16du:dateUtc="2025-07-03T19:06:00Z">
        <w:r w:rsidR="00076C4E">
          <w:rPr>
            <w:rFonts w:ascii="Times New Roman" w:eastAsia="Times New Roman" w:hAnsi="Times New Roman" w:cs="Times New Roman"/>
            <w:sz w:val="24"/>
            <w:szCs w:val="24"/>
          </w:rPr>
          <w:t>inexperienced</w:t>
        </w:r>
        <w:r w:rsidR="00076C4E">
          <w:rPr>
            <w:rFonts w:ascii="Times New Roman" w:eastAsia="Times New Roman" w:hAnsi="Times New Roman" w:cs="Times New Roman"/>
            <w:sz w:val="24"/>
            <w:szCs w:val="24"/>
          </w:rPr>
          <w:t xml:space="preserve"> </w:t>
        </w:r>
      </w:ins>
      <w:r w:rsidR="00285BBD">
        <w:rPr>
          <w:rFonts w:ascii="Times New Roman" w:eastAsia="Times New Roman" w:hAnsi="Times New Roman" w:cs="Times New Roman"/>
          <w:sz w:val="24"/>
          <w:szCs w:val="24"/>
        </w:rPr>
        <w:t>students.</w:t>
      </w:r>
      <w:del w:id="80" w:author="Alex Oh" w:date="2025-07-03T15:07:00Z" w16du:dateUtc="2025-07-03T19:07:00Z">
        <w:r w:rsidR="00285BBD" w:rsidDel="00076C4E">
          <w:rPr>
            <w:rFonts w:ascii="Times New Roman" w:eastAsia="Times New Roman" w:hAnsi="Times New Roman" w:cs="Times New Roman"/>
            <w:sz w:val="24"/>
            <w:szCs w:val="24"/>
          </w:rPr>
          <w:delText xml:space="preserve"> </w:delText>
        </w:r>
        <w:r w:rsidR="00714681" w:rsidDel="00076C4E">
          <w:rPr>
            <w:rFonts w:ascii="Times New Roman" w:eastAsia="Times New Roman" w:hAnsi="Times New Roman" w:cs="Times New Roman"/>
            <w:sz w:val="24"/>
            <w:szCs w:val="24"/>
          </w:rPr>
          <w:delText xml:space="preserve"> </w:delText>
        </w:r>
        <w:r w:rsidR="00253089" w:rsidDel="00076C4E">
          <w:rPr>
            <w:rFonts w:ascii="Times New Roman" w:eastAsia="Times New Roman" w:hAnsi="Times New Roman" w:cs="Times New Roman"/>
            <w:sz w:val="24"/>
            <w:szCs w:val="24"/>
          </w:rPr>
          <w:delText xml:space="preserve"> </w:delText>
        </w:r>
        <w:r w:rsidDel="00076C4E">
          <w:rPr>
            <w:rFonts w:ascii="Times New Roman" w:eastAsia="Times New Roman" w:hAnsi="Times New Roman" w:cs="Times New Roman"/>
            <w:sz w:val="24"/>
            <w:szCs w:val="24"/>
          </w:rPr>
          <w:delText xml:space="preserve"> </w:delText>
        </w:r>
        <w:r w:rsidR="00EB3556" w:rsidDel="00076C4E">
          <w:rPr>
            <w:rFonts w:ascii="Times New Roman" w:eastAsia="Times New Roman" w:hAnsi="Times New Roman" w:cs="Times New Roman"/>
            <w:sz w:val="24"/>
            <w:szCs w:val="24"/>
          </w:rPr>
          <w:delText xml:space="preserve"> </w:delText>
        </w:r>
      </w:del>
    </w:p>
    <w:p w14:paraId="31603DEA" w14:textId="77777777" w:rsidR="00CB2A66" w:rsidRDefault="00CB2A66" w:rsidP="00A115A9">
      <w:pPr>
        <w:spacing w:line="480" w:lineRule="auto"/>
        <w:ind w:firstLine="720"/>
        <w:jc w:val="both"/>
        <w:rPr>
          <w:rFonts w:ascii="Times New Roman" w:eastAsia="Times New Roman" w:hAnsi="Times New Roman" w:cs="Times New Roman"/>
          <w:sz w:val="24"/>
          <w:szCs w:val="24"/>
        </w:rPr>
      </w:pPr>
    </w:p>
    <w:p w14:paraId="5381441F" w14:textId="3BEB31A9" w:rsidR="00205685" w:rsidRPr="00995F62" w:rsidRDefault="00046AF6" w:rsidP="00995F62">
      <w:pPr>
        <w:spacing w:line="480" w:lineRule="auto"/>
        <w:jc w:val="both"/>
        <w:rPr>
          <w:rFonts w:ascii="Times New Roman" w:eastAsia="Times New Roman" w:hAnsi="Times New Roman" w:cs="Times New Roman"/>
          <w:b/>
          <w:sz w:val="24"/>
          <w:szCs w:val="24"/>
        </w:rPr>
      </w:pPr>
      <w:r w:rsidRPr="00995F62">
        <w:rPr>
          <w:rFonts w:ascii="Times New Roman" w:eastAsia="Times New Roman" w:hAnsi="Times New Roman" w:cs="Times New Roman"/>
          <w:b/>
          <w:noProof/>
          <w:sz w:val="24"/>
          <w:szCs w:val="24"/>
          <w:lang w:val="en-US"/>
        </w:rPr>
        <w:drawing>
          <wp:inline distT="114300" distB="114300" distL="114300" distR="114300" wp14:anchorId="50837AE5" wp14:editId="5F0E8E7D">
            <wp:extent cx="5742094" cy="3708239"/>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42094" cy="3708239"/>
                    </a:xfrm>
                    <a:prstGeom prst="rect">
                      <a:avLst/>
                    </a:prstGeom>
                    <a:ln/>
                  </pic:spPr>
                </pic:pic>
              </a:graphicData>
            </a:graphic>
          </wp:inline>
        </w:drawing>
      </w:r>
    </w:p>
    <w:p w14:paraId="211F31FB" w14:textId="735A4E78" w:rsidR="00205685" w:rsidRPr="00995F62" w:rsidRDefault="00046AF6" w:rsidP="00995F62">
      <w:pPr>
        <w:spacing w:line="480" w:lineRule="auto"/>
        <w:jc w:val="both"/>
        <w:rPr>
          <w:rFonts w:ascii="Times New Roman" w:eastAsia="Times New Roman" w:hAnsi="Times New Roman" w:cs="Times New Roman"/>
          <w:b/>
          <w:sz w:val="24"/>
          <w:szCs w:val="24"/>
        </w:rPr>
      </w:pPr>
      <w:r w:rsidRPr="009F347B">
        <w:rPr>
          <w:rFonts w:ascii="Times New Roman" w:eastAsia="Times New Roman" w:hAnsi="Times New Roman" w:cs="Times New Roman"/>
          <w:b/>
          <w:sz w:val="24"/>
          <w:szCs w:val="24"/>
        </w:rPr>
        <w:t>Fig</w:t>
      </w:r>
      <w:r w:rsidR="005D7DC1" w:rsidRPr="009F347B">
        <w:rPr>
          <w:rFonts w:ascii="Times New Roman" w:eastAsia="Times New Roman" w:hAnsi="Times New Roman" w:cs="Times New Roman"/>
          <w:b/>
          <w:sz w:val="24"/>
          <w:szCs w:val="24"/>
        </w:rPr>
        <w:t>.</w:t>
      </w:r>
      <w:r w:rsidRPr="009F347B">
        <w:rPr>
          <w:rFonts w:ascii="Times New Roman" w:eastAsia="Times New Roman" w:hAnsi="Times New Roman" w:cs="Times New Roman"/>
          <w:b/>
          <w:sz w:val="24"/>
          <w:szCs w:val="24"/>
        </w:rPr>
        <w:t xml:space="preserve"> </w:t>
      </w:r>
      <w:r w:rsidR="0090151C" w:rsidRPr="009F347B">
        <w:rPr>
          <w:rFonts w:ascii="Times New Roman" w:hAnsi="Times New Roman" w:cs="Times New Roman" w:hint="eastAsia"/>
          <w:b/>
          <w:sz w:val="24"/>
          <w:szCs w:val="24"/>
        </w:rPr>
        <w:t>5</w:t>
      </w:r>
      <w:r w:rsidRPr="009F347B">
        <w:rPr>
          <w:rFonts w:ascii="Times New Roman" w:eastAsia="Times New Roman" w:hAnsi="Times New Roman" w:cs="Times New Roman"/>
          <w:b/>
          <w:sz w:val="24"/>
          <w:szCs w:val="24"/>
        </w:rPr>
        <w:t>. Sample measurement procedure.</w:t>
      </w:r>
      <w:r w:rsidRPr="00995F62">
        <w:rPr>
          <w:rFonts w:ascii="Times New Roman" w:eastAsia="Times New Roman" w:hAnsi="Times New Roman" w:cs="Times New Roman"/>
          <w:b/>
          <w:sz w:val="24"/>
          <w:szCs w:val="24"/>
        </w:rPr>
        <w:t xml:space="preserve"> </w:t>
      </w:r>
      <w:r w:rsidR="00455A23">
        <w:rPr>
          <w:rFonts w:ascii="Times New Roman" w:eastAsia="Times New Roman" w:hAnsi="Times New Roman" w:cs="Times New Roman"/>
          <w:sz w:val="24"/>
          <w:szCs w:val="24"/>
        </w:rPr>
        <w:t xml:space="preserve">This diagram </w:t>
      </w:r>
      <w:del w:id="81" w:author="Alex Oh" w:date="2025-07-03T15:08:00Z" w16du:dateUtc="2025-07-03T19:08:00Z">
        <w:r w:rsidR="00455A23" w:rsidDel="003152AD">
          <w:rPr>
            <w:rFonts w:ascii="Times New Roman" w:eastAsia="Times New Roman" w:hAnsi="Times New Roman" w:cs="Times New Roman"/>
            <w:sz w:val="24"/>
            <w:szCs w:val="24"/>
          </w:rPr>
          <w:delText xml:space="preserve">shows </w:delText>
        </w:r>
      </w:del>
      <w:ins w:id="82" w:author="Alex Oh" w:date="2025-07-03T15:08:00Z" w16du:dateUtc="2025-07-03T19:08:00Z">
        <w:r w:rsidR="003152AD">
          <w:rPr>
            <w:rFonts w:ascii="Times New Roman" w:eastAsia="Times New Roman" w:hAnsi="Times New Roman" w:cs="Times New Roman"/>
            <w:sz w:val="24"/>
            <w:szCs w:val="24"/>
          </w:rPr>
          <w:t>outlines</w:t>
        </w:r>
        <w:r w:rsidR="003152AD">
          <w:rPr>
            <w:rFonts w:ascii="Times New Roman" w:eastAsia="Times New Roman" w:hAnsi="Times New Roman" w:cs="Times New Roman"/>
            <w:sz w:val="24"/>
            <w:szCs w:val="24"/>
          </w:rPr>
          <w:t xml:space="preserve"> </w:t>
        </w:r>
      </w:ins>
      <w:r w:rsidR="00455A23">
        <w:rPr>
          <w:rFonts w:ascii="Times New Roman" w:eastAsia="Times New Roman" w:hAnsi="Times New Roman" w:cs="Times New Roman"/>
          <w:sz w:val="24"/>
          <w:szCs w:val="24"/>
        </w:rPr>
        <w:t>the steps to measure a thin film sample with the film fac</w:t>
      </w:r>
      <w:r w:rsidR="00285BBD">
        <w:rPr>
          <w:rFonts w:ascii="Times New Roman" w:eastAsia="Times New Roman" w:hAnsi="Times New Roman" w:cs="Times New Roman"/>
          <w:sz w:val="24"/>
          <w:szCs w:val="24"/>
        </w:rPr>
        <w:t>e</w:t>
      </w:r>
      <w:r w:rsidR="00455A23">
        <w:rPr>
          <w:rFonts w:ascii="Times New Roman" w:eastAsia="Times New Roman" w:hAnsi="Times New Roman" w:cs="Times New Roman"/>
          <w:sz w:val="24"/>
          <w:szCs w:val="24"/>
        </w:rPr>
        <w:t xml:space="preserve"> down. For the wire sample (Chromel), we placed the wire in a U shape </w:t>
      </w:r>
      <w:r w:rsidR="000B00DE">
        <w:rPr>
          <w:rFonts w:ascii="Times New Roman" w:eastAsia="Times New Roman" w:hAnsi="Times New Roman" w:cs="Times New Roman"/>
          <w:sz w:val="24"/>
          <w:szCs w:val="24"/>
        </w:rPr>
        <w:lastRenderedPageBreak/>
        <w:t>on the four copper contacts</w:t>
      </w:r>
      <w:del w:id="83" w:author="Alex Oh" w:date="2025-07-03T15:08:00Z" w16du:dateUtc="2025-07-03T19:08:00Z">
        <w:r w:rsidR="007F3ED7" w:rsidDel="00A369FB">
          <w:rPr>
            <w:rFonts w:ascii="Times New Roman" w:eastAsia="Times New Roman" w:hAnsi="Times New Roman" w:cs="Times New Roman"/>
            <w:sz w:val="24"/>
            <w:szCs w:val="24"/>
          </w:rPr>
          <w:delText>,</w:delText>
        </w:r>
      </w:del>
      <w:r w:rsidR="007F3ED7">
        <w:rPr>
          <w:rFonts w:ascii="Times New Roman" w:eastAsia="Times New Roman" w:hAnsi="Times New Roman" w:cs="Times New Roman"/>
          <w:sz w:val="24"/>
          <w:szCs w:val="24"/>
        </w:rPr>
        <w:t xml:space="preserve"> so that</w:t>
      </w:r>
      <w:r w:rsidR="005D7DC1">
        <w:rPr>
          <w:rFonts w:ascii="Times New Roman" w:eastAsia="Times New Roman" w:hAnsi="Times New Roman" w:cs="Times New Roman"/>
          <w:sz w:val="24"/>
          <w:szCs w:val="24"/>
        </w:rPr>
        <w:t xml:space="preserve"> the voltage and temperature </w:t>
      </w:r>
      <w:r w:rsidR="007F3ED7">
        <w:rPr>
          <w:rFonts w:ascii="Times New Roman" w:eastAsia="Times New Roman" w:hAnsi="Times New Roman" w:cs="Times New Roman"/>
          <w:sz w:val="24"/>
          <w:szCs w:val="24"/>
        </w:rPr>
        <w:t>were</w:t>
      </w:r>
      <w:r w:rsidR="005D7DC1">
        <w:rPr>
          <w:rFonts w:ascii="Times New Roman" w:eastAsia="Times New Roman" w:hAnsi="Times New Roman" w:cs="Times New Roman"/>
          <w:sz w:val="24"/>
          <w:szCs w:val="24"/>
        </w:rPr>
        <w:t xml:space="preserve"> measured between the two middle copper contacts</w:t>
      </w:r>
      <w:ins w:id="84" w:author="Alex Oh" w:date="2025-07-03T15:09:00Z" w16du:dateUtc="2025-07-03T19:09:00Z">
        <w:r w:rsidR="00515005">
          <w:rPr>
            <w:rFonts w:ascii="Times New Roman" w:eastAsia="Times New Roman" w:hAnsi="Times New Roman" w:cs="Times New Roman"/>
            <w:sz w:val="24"/>
            <w:szCs w:val="24"/>
          </w:rPr>
          <w:t>.</w:t>
        </w:r>
      </w:ins>
      <w:del w:id="85" w:author="Alex Oh" w:date="2025-07-03T15:09:00Z" w16du:dateUtc="2025-07-03T19:09:00Z">
        <w:r w:rsidR="005D7DC1" w:rsidDel="00515005">
          <w:rPr>
            <w:rFonts w:ascii="Times New Roman" w:eastAsia="Times New Roman" w:hAnsi="Times New Roman" w:cs="Times New Roman"/>
            <w:sz w:val="24"/>
            <w:szCs w:val="24"/>
          </w:rPr>
          <w:delText xml:space="preserve"> while</w:delText>
        </w:r>
      </w:del>
      <w:ins w:id="86" w:author="Alex Oh" w:date="2025-07-03T15:08:00Z" w16du:dateUtc="2025-07-03T19:08:00Z">
        <w:r w:rsidR="00A369FB">
          <w:rPr>
            <w:rFonts w:ascii="Times New Roman" w:eastAsia="Times New Roman" w:hAnsi="Times New Roman" w:cs="Times New Roman"/>
            <w:sz w:val="24"/>
            <w:szCs w:val="24"/>
          </w:rPr>
          <w:t xml:space="preserve"> </w:t>
        </w:r>
      </w:ins>
      <w:ins w:id="87" w:author="Alex Oh" w:date="2025-07-03T15:09:00Z" w16du:dateUtc="2025-07-03T19:09:00Z">
        <w:r w:rsidR="0012433F">
          <w:rPr>
            <w:rFonts w:ascii="Times New Roman" w:eastAsia="Times New Roman" w:hAnsi="Times New Roman" w:cs="Times New Roman"/>
            <w:sz w:val="24"/>
            <w:szCs w:val="24"/>
          </w:rPr>
          <w:t>T</w:t>
        </w:r>
      </w:ins>
      <w:ins w:id="88" w:author="Alex Oh" w:date="2025-07-03T15:08:00Z" w16du:dateUtc="2025-07-03T19:08:00Z">
        <w:r w:rsidR="00A369FB">
          <w:rPr>
            <w:rFonts w:ascii="Times New Roman" w:eastAsia="Times New Roman" w:hAnsi="Times New Roman" w:cs="Times New Roman"/>
            <w:sz w:val="24"/>
            <w:szCs w:val="24"/>
          </w:rPr>
          <w:t>he</w:t>
        </w:r>
      </w:ins>
      <w:r w:rsidR="005D7DC1">
        <w:rPr>
          <w:rFonts w:ascii="Times New Roman" w:eastAsia="Times New Roman" w:hAnsi="Times New Roman" w:cs="Times New Roman"/>
          <w:sz w:val="24"/>
          <w:szCs w:val="24"/>
        </w:rPr>
        <w:t xml:space="preserve"> outer copper contacts </w:t>
      </w:r>
      <w:r w:rsidR="007F3ED7">
        <w:rPr>
          <w:rFonts w:ascii="Times New Roman" w:eastAsia="Times New Roman" w:hAnsi="Times New Roman" w:cs="Times New Roman"/>
          <w:sz w:val="24"/>
          <w:szCs w:val="24"/>
        </w:rPr>
        <w:t>were</w:t>
      </w:r>
      <w:r w:rsidR="005D7DC1">
        <w:rPr>
          <w:rFonts w:ascii="Times New Roman" w:eastAsia="Times New Roman" w:hAnsi="Times New Roman" w:cs="Times New Roman"/>
          <w:sz w:val="24"/>
          <w:szCs w:val="24"/>
        </w:rPr>
        <w:t xml:space="preserve"> used for electric current injection in the standard </w:t>
      </w:r>
      <w:r w:rsidR="00285BBD">
        <w:rPr>
          <w:rFonts w:ascii="Times New Roman" w:eastAsia="Times New Roman" w:hAnsi="Times New Roman" w:cs="Times New Roman"/>
          <w:sz w:val="24"/>
          <w:szCs w:val="24"/>
        </w:rPr>
        <w:t>four</w:t>
      </w:r>
      <w:r w:rsidR="005D7DC1">
        <w:rPr>
          <w:rFonts w:ascii="Times New Roman" w:eastAsia="Times New Roman" w:hAnsi="Times New Roman" w:cs="Times New Roman"/>
          <w:sz w:val="24"/>
          <w:szCs w:val="24"/>
        </w:rPr>
        <w:t>-point resistance measurement geometry.</w:t>
      </w:r>
      <w:r w:rsidR="000B00DE">
        <w:rPr>
          <w:rFonts w:ascii="Times New Roman" w:eastAsia="Times New Roman" w:hAnsi="Times New Roman" w:cs="Times New Roman"/>
          <w:sz w:val="24"/>
          <w:szCs w:val="24"/>
        </w:rPr>
        <w:t xml:space="preserve"> </w:t>
      </w:r>
      <w:r w:rsidR="00D71ABC">
        <w:rPr>
          <w:rFonts w:ascii="Times New Roman" w:eastAsia="Times New Roman" w:hAnsi="Times New Roman" w:cs="Times New Roman"/>
          <w:sz w:val="24"/>
          <w:szCs w:val="24"/>
        </w:rPr>
        <w:t>The wire sample was</w:t>
      </w:r>
      <w:r w:rsidR="000B00DE">
        <w:rPr>
          <w:rFonts w:ascii="Times New Roman" w:eastAsia="Times New Roman" w:hAnsi="Times New Roman" w:cs="Times New Roman"/>
          <w:sz w:val="24"/>
          <w:szCs w:val="24"/>
        </w:rPr>
        <w:t xml:space="preserve"> measured only with </w:t>
      </w:r>
      <w:r w:rsidR="007F3ED7">
        <w:rPr>
          <w:rFonts w:ascii="Times New Roman" w:eastAsia="Times New Roman" w:hAnsi="Times New Roman" w:cs="Times New Roman"/>
          <w:sz w:val="24"/>
          <w:szCs w:val="24"/>
        </w:rPr>
        <w:t>one</w:t>
      </w:r>
      <w:r w:rsidR="000B00DE">
        <w:rPr>
          <w:rFonts w:ascii="Times New Roman" w:eastAsia="Times New Roman" w:hAnsi="Times New Roman" w:cs="Times New Roman"/>
          <w:sz w:val="24"/>
          <w:szCs w:val="24"/>
        </w:rPr>
        <w:t xml:space="preserve"> orientation</w:t>
      </w:r>
      <w:ins w:id="89" w:author="Alex Oh" w:date="2025-07-03T15:13:00Z" w16du:dateUtc="2025-07-03T19:13:00Z">
        <w:r w:rsidR="00345686">
          <w:rPr>
            <w:rFonts w:ascii="Times New Roman" w:eastAsia="Times New Roman" w:hAnsi="Times New Roman" w:cs="Times New Roman"/>
            <w:sz w:val="24"/>
            <w:szCs w:val="24"/>
          </w:rPr>
          <w:t>,</w:t>
        </w:r>
      </w:ins>
      <w:del w:id="90" w:author="Alex Oh" w:date="2025-07-03T15:13:00Z" w16du:dateUtc="2025-07-03T19:13:00Z">
        <w:r w:rsidR="000B00DE" w:rsidDel="00345686">
          <w:rPr>
            <w:rFonts w:ascii="Times New Roman" w:eastAsia="Times New Roman" w:hAnsi="Times New Roman" w:cs="Times New Roman"/>
            <w:sz w:val="24"/>
            <w:szCs w:val="24"/>
          </w:rPr>
          <w:delText>,</w:delText>
        </w:r>
      </w:del>
      <w:r w:rsidR="000B00DE">
        <w:rPr>
          <w:rFonts w:ascii="Times New Roman" w:eastAsia="Times New Roman" w:hAnsi="Times New Roman" w:cs="Times New Roman"/>
          <w:sz w:val="24"/>
          <w:szCs w:val="24"/>
        </w:rPr>
        <w:t xml:space="preserve"> </w:t>
      </w:r>
      <w:r w:rsidR="000F1BB7">
        <w:rPr>
          <w:rFonts w:ascii="Times New Roman" w:eastAsia="Times New Roman" w:hAnsi="Times New Roman" w:cs="Times New Roman"/>
          <w:sz w:val="24"/>
          <w:szCs w:val="24"/>
        </w:rPr>
        <w:t xml:space="preserve">whereas the thin film sample was measured </w:t>
      </w:r>
      <w:r w:rsidR="000B00DE">
        <w:rPr>
          <w:rFonts w:ascii="Times New Roman" w:eastAsia="Times New Roman" w:hAnsi="Times New Roman" w:cs="Times New Roman"/>
          <w:sz w:val="24"/>
          <w:szCs w:val="24"/>
        </w:rPr>
        <w:t xml:space="preserve">with </w:t>
      </w:r>
      <w:del w:id="91" w:author="Alex Oh" w:date="2025-07-03T15:13:00Z" w16du:dateUtc="2025-07-03T19:13:00Z">
        <w:r w:rsidR="007F3ED7" w:rsidDel="00345686">
          <w:rPr>
            <w:rFonts w:ascii="Times New Roman" w:eastAsia="Times New Roman" w:hAnsi="Times New Roman" w:cs="Times New Roman"/>
            <w:sz w:val="24"/>
            <w:szCs w:val="24"/>
          </w:rPr>
          <w:delText xml:space="preserve">the </w:delText>
        </w:r>
      </w:del>
      <w:ins w:id="92" w:author="Alex Oh" w:date="2025-07-03T15:13:00Z" w16du:dateUtc="2025-07-03T19:13:00Z">
        <w:r w:rsidR="00345686">
          <w:rPr>
            <w:rFonts w:ascii="Times New Roman" w:eastAsia="Times New Roman" w:hAnsi="Times New Roman" w:cs="Times New Roman"/>
            <w:sz w:val="24"/>
            <w:szCs w:val="24"/>
          </w:rPr>
          <w:t>an</w:t>
        </w:r>
        <w:r w:rsidR="00345686">
          <w:rPr>
            <w:rFonts w:ascii="Times New Roman" w:eastAsia="Times New Roman" w:hAnsi="Times New Roman" w:cs="Times New Roman"/>
            <w:sz w:val="24"/>
            <w:szCs w:val="24"/>
          </w:rPr>
          <w:t xml:space="preserve"> </w:t>
        </w:r>
      </w:ins>
      <w:r w:rsidR="000B00DE">
        <w:rPr>
          <w:rFonts w:ascii="Times New Roman" w:eastAsia="Times New Roman" w:hAnsi="Times New Roman" w:cs="Times New Roman"/>
          <w:sz w:val="24"/>
          <w:szCs w:val="24"/>
        </w:rPr>
        <w:t>additional 90</w:t>
      </w:r>
      <w:r w:rsidR="000B00DE">
        <w:rPr>
          <w:rFonts w:ascii="Times New Roman" w:eastAsia="Times New Roman" w:hAnsi="Times New Roman" w:cs="Times New Roman"/>
          <w:sz w:val="24"/>
          <w:szCs w:val="24"/>
        </w:rPr>
        <w:sym w:font="Symbol" w:char="F0B0"/>
      </w:r>
      <w:r w:rsidR="000B00DE">
        <w:rPr>
          <w:rFonts w:ascii="Times New Roman" w:eastAsia="Times New Roman" w:hAnsi="Times New Roman" w:cs="Times New Roman"/>
          <w:sz w:val="24"/>
          <w:szCs w:val="24"/>
        </w:rPr>
        <w:t xml:space="preserve"> rotation</w:t>
      </w:r>
      <w:r w:rsidR="000F1BB7">
        <w:rPr>
          <w:rFonts w:ascii="Times New Roman" w:eastAsia="Times New Roman" w:hAnsi="Times New Roman" w:cs="Times New Roman"/>
          <w:sz w:val="24"/>
          <w:szCs w:val="24"/>
        </w:rPr>
        <w:t xml:space="preserve"> </w:t>
      </w:r>
      <w:proofErr w:type="gramStart"/>
      <w:r w:rsidR="000F1BB7">
        <w:rPr>
          <w:rFonts w:ascii="Times New Roman" w:eastAsia="Times New Roman" w:hAnsi="Times New Roman" w:cs="Times New Roman"/>
          <w:sz w:val="24"/>
          <w:szCs w:val="24"/>
        </w:rPr>
        <w:t>in order to</w:t>
      </w:r>
      <w:proofErr w:type="gramEnd"/>
      <w:r w:rsidR="000F1BB7">
        <w:rPr>
          <w:rFonts w:ascii="Times New Roman" w:eastAsia="Times New Roman" w:hAnsi="Times New Roman" w:cs="Times New Roman"/>
          <w:sz w:val="24"/>
          <w:szCs w:val="24"/>
        </w:rPr>
        <w:t xml:space="preserve"> utilize the </w:t>
      </w:r>
      <w:r w:rsidR="003B7E97">
        <w:rPr>
          <w:rFonts w:ascii="Times New Roman" w:eastAsia="Times New Roman" w:hAnsi="Times New Roman" w:cs="Times New Roman"/>
          <w:sz w:val="24"/>
          <w:szCs w:val="24"/>
        </w:rPr>
        <w:t>van</w:t>
      </w:r>
      <w:r w:rsidR="007F3ED7">
        <w:rPr>
          <w:rFonts w:ascii="Times New Roman" w:eastAsia="Times New Roman" w:hAnsi="Times New Roman" w:cs="Times New Roman"/>
          <w:sz w:val="24"/>
          <w:szCs w:val="24"/>
        </w:rPr>
        <w:t xml:space="preserve"> der Pauw scheme</w:t>
      </w:r>
      <w:r w:rsidR="000F1BB7">
        <w:rPr>
          <w:rFonts w:ascii="Times New Roman" w:eastAsia="Times New Roman" w:hAnsi="Times New Roman" w:cs="Times New Roman"/>
          <w:sz w:val="24"/>
          <w:szCs w:val="24"/>
        </w:rPr>
        <w:t xml:space="preserve"> for </w:t>
      </w:r>
      <w:r w:rsidR="00285BBD">
        <w:rPr>
          <w:rFonts w:ascii="Times New Roman" w:eastAsia="Times New Roman" w:hAnsi="Times New Roman" w:cs="Times New Roman"/>
          <w:sz w:val="24"/>
          <w:szCs w:val="24"/>
        </w:rPr>
        <w:t>accurate</w:t>
      </w:r>
      <w:r w:rsidR="000F1BB7">
        <w:rPr>
          <w:rFonts w:ascii="Times New Roman" w:eastAsia="Times New Roman" w:hAnsi="Times New Roman" w:cs="Times New Roman"/>
          <w:sz w:val="24"/>
          <w:szCs w:val="24"/>
        </w:rPr>
        <w:t xml:space="preserve"> resistivity estimation</w:t>
      </w:r>
      <w:r w:rsidR="000B00DE">
        <w:rPr>
          <w:rFonts w:ascii="Times New Roman" w:eastAsia="Times New Roman" w:hAnsi="Times New Roman" w:cs="Times New Roman"/>
          <w:sz w:val="24"/>
          <w:szCs w:val="24"/>
        </w:rPr>
        <w:t>.</w:t>
      </w:r>
    </w:p>
    <w:p w14:paraId="5DCBC28A" w14:textId="77777777" w:rsidR="003F5B71" w:rsidRDefault="003F5B71" w:rsidP="001E006E">
      <w:pPr>
        <w:spacing w:line="480" w:lineRule="auto"/>
        <w:ind w:hanging="360"/>
        <w:jc w:val="both"/>
        <w:rPr>
          <w:rFonts w:ascii="Times New Roman" w:eastAsia="Times New Roman" w:hAnsi="Times New Roman" w:cs="Times New Roman"/>
          <w:b/>
          <w:sz w:val="24"/>
          <w:szCs w:val="24"/>
        </w:rPr>
      </w:pPr>
    </w:p>
    <w:p w14:paraId="44CD200F" w14:textId="77C7C586" w:rsidR="00205685" w:rsidRDefault="001E006E" w:rsidP="001E006E">
      <w:pPr>
        <w:pStyle w:val="ListParagraph"/>
        <w:numPr>
          <w:ilvl w:val="0"/>
          <w:numId w:val="8"/>
        </w:numPr>
        <w:tabs>
          <w:tab w:val="left" w:pos="0"/>
          <w:tab w:val="left" w:pos="180"/>
        </w:tabs>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296A9D">
        <w:rPr>
          <w:rFonts w:ascii="Times New Roman" w:eastAsia="Times New Roman" w:hAnsi="Times New Roman" w:cs="Times New Roman"/>
          <w:b/>
          <w:sz w:val="24"/>
          <w:szCs w:val="24"/>
        </w:rPr>
        <w:t>TEST RESULTS AND DISCUSSION</w:t>
      </w:r>
    </w:p>
    <w:p w14:paraId="7C3BD8C9" w14:textId="77777777" w:rsidR="0075221E" w:rsidRPr="00995F62" w:rsidRDefault="009F347B" w:rsidP="0075221E">
      <w:pPr>
        <w:spacing w:line="480" w:lineRule="auto"/>
        <w:jc w:val="both"/>
        <w:rPr>
          <w:rFonts w:ascii="Times New Roman" w:eastAsia="Times New Roman" w:hAnsi="Times New Roman" w:cs="Times New Roman"/>
          <w:sz w:val="24"/>
          <w:szCs w:val="24"/>
        </w:rPr>
      </w:pPr>
      <w:r w:rsidRPr="009F347B">
        <w:rPr>
          <w:rFonts w:ascii="Times New Roman" w:eastAsia="Times New Roman" w:hAnsi="Times New Roman" w:cs="Times New Roman"/>
          <w:b/>
          <w:sz w:val="24"/>
          <w:szCs w:val="24"/>
        </w:rPr>
        <w:t xml:space="preserve">Table 1. </w:t>
      </w:r>
      <w:r w:rsidRPr="009F347B">
        <w:rPr>
          <w:rFonts w:ascii="Times New Roman" w:eastAsia="Times New Roman" w:hAnsi="Times New Roman" w:cs="Times New Roman"/>
          <w:b/>
          <w:iCs/>
          <w:sz w:val="24"/>
          <w:szCs w:val="24"/>
        </w:rPr>
        <w:t xml:space="preserve">Seebeck coefficient measurement on a Chromel wire. </w:t>
      </w:r>
      <w:r w:rsidR="0075221E" w:rsidRPr="00995F62">
        <w:rPr>
          <w:rFonts w:ascii="Times New Roman" w:eastAsia="Times New Roman" w:hAnsi="Times New Roman" w:cs="Times New Roman"/>
          <w:sz w:val="24"/>
          <w:szCs w:val="24"/>
        </w:rPr>
        <w:t>Literature values of K-type thermocouple (S</w:t>
      </w:r>
      <w:r w:rsidR="0075221E" w:rsidRPr="00995F62">
        <w:rPr>
          <w:rFonts w:ascii="Times New Roman" w:eastAsia="Times New Roman" w:hAnsi="Times New Roman" w:cs="Times New Roman"/>
          <w:sz w:val="24"/>
          <w:szCs w:val="24"/>
          <w:vertAlign w:val="subscript"/>
        </w:rPr>
        <w:t>K_L</w:t>
      </w:r>
      <w:r w:rsidR="0075221E" w:rsidRPr="00995F62">
        <w:rPr>
          <w:rFonts w:ascii="Times New Roman" w:eastAsia="Times New Roman" w:hAnsi="Times New Roman" w:cs="Times New Roman"/>
          <w:sz w:val="24"/>
          <w:szCs w:val="24"/>
        </w:rPr>
        <w:t xml:space="preserve">), </w:t>
      </w:r>
      <w:proofErr w:type="spellStart"/>
      <w:r w:rsidR="0075221E" w:rsidRPr="00995F62">
        <w:rPr>
          <w:rFonts w:ascii="Times New Roman" w:eastAsia="Times New Roman" w:hAnsi="Times New Roman" w:cs="Times New Roman"/>
          <w:sz w:val="24"/>
          <w:szCs w:val="24"/>
        </w:rPr>
        <w:t>Alumel</w:t>
      </w:r>
      <w:proofErr w:type="spellEnd"/>
      <w:r w:rsidR="0075221E" w:rsidRPr="00995F62">
        <w:rPr>
          <w:rFonts w:ascii="Times New Roman" w:eastAsia="Times New Roman" w:hAnsi="Times New Roman" w:cs="Times New Roman"/>
          <w:sz w:val="24"/>
          <w:szCs w:val="24"/>
        </w:rPr>
        <w:t xml:space="preserve"> wire (</w:t>
      </w:r>
      <w:proofErr w:type="spellStart"/>
      <w:r w:rsidR="0075221E" w:rsidRPr="00995F62">
        <w:rPr>
          <w:rFonts w:ascii="Times New Roman" w:eastAsia="Times New Roman" w:hAnsi="Times New Roman" w:cs="Times New Roman"/>
          <w:sz w:val="24"/>
          <w:szCs w:val="24"/>
        </w:rPr>
        <w:t>S</w:t>
      </w:r>
      <w:r w:rsidR="0075221E" w:rsidRPr="00995F62">
        <w:rPr>
          <w:rFonts w:ascii="Times New Roman" w:eastAsia="Times New Roman" w:hAnsi="Times New Roman" w:cs="Times New Roman"/>
          <w:sz w:val="24"/>
          <w:szCs w:val="24"/>
          <w:vertAlign w:val="subscript"/>
        </w:rPr>
        <w:t>Al_L</w:t>
      </w:r>
      <w:proofErr w:type="spellEnd"/>
      <w:r w:rsidR="0075221E" w:rsidRPr="00995F62">
        <w:rPr>
          <w:rFonts w:ascii="Times New Roman" w:eastAsia="Times New Roman" w:hAnsi="Times New Roman" w:cs="Times New Roman"/>
          <w:sz w:val="24"/>
          <w:szCs w:val="24"/>
        </w:rPr>
        <w:t>), and Chromel wire (</w:t>
      </w:r>
      <w:proofErr w:type="spellStart"/>
      <w:r w:rsidR="0075221E" w:rsidRPr="00995F62">
        <w:rPr>
          <w:rFonts w:ascii="Times New Roman" w:eastAsia="Times New Roman" w:hAnsi="Times New Roman" w:cs="Times New Roman"/>
          <w:sz w:val="24"/>
          <w:szCs w:val="24"/>
        </w:rPr>
        <w:t>S</w:t>
      </w:r>
      <w:r w:rsidR="0075221E" w:rsidRPr="00995F62">
        <w:rPr>
          <w:rFonts w:ascii="Times New Roman" w:eastAsia="Times New Roman" w:hAnsi="Times New Roman" w:cs="Times New Roman"/>
          <w:sz w:val="24"/>
          <w:szCs w:val="24"/>
          <w:vertAlign w:val="subscript"/>
        </w:rPr>
        <w:t>Ch_L</w:t>
      </w:r>
      <w:proofErr w:type="spellEnd"/>
      <w:r w:rsidR="0075221E" w:rsidRPr="00995F62">
        <w:rPr>
          <w:rFonts w:ascii="Times New Roman" w:eastAsia="Times New Roman" w:hAnsi="Times New Roman" w:cs="Times New Roman"/>
          <w:sz w:val="24"/>
          <w:szCs w:val="24"/>
        </w:rPr>
        <w:t xml:space="preserve">) were obtained from </w:t>
      </w:r>
      <w:r w:rsidR="0075221E">
        <w:rPr>
          <w:rFonts w:ascii="Times New Roman" w:eastAsia="Times New Roman" w:hAnsi="Times New Roman" w:cs="Times New Roman"/>
          <w:sz w:val="24"/>
          <w:szCs w:val="24"/>
        </w:rPr>
        <w:t>Ref. 2. The Seebeck coefficient of the measured Chromel wire (</w:t>
      </w:r>
      <w:proofErr w:type="spellStart"/>
      <w:r w:rsidR="0075221E" w:rsidRPr="00995F62">
        <w:rPr>
          <w:rFonts w:ascii="Times New Roman" w:eastAsia="Times New Roman" w:hAnsi="Times New Roman" w:cs="Times New Roman"/>
          <w:sz w:val="24"/>
          <w:szCs w:val="24"/>
        </w:rPr>
        <w:t>S</w:t>
      </w:r>
      <w:r w:rsidR="0075221E" w:rsidRPr="00995F62">
        <w:rPr>
          <w:rFonts w:ascii="Times New Roman" w:eastAsia="Times New Roman" w:hAnsi="Times New Roman" w:cs="Times New Roman"/>
          <w:sz w:val="24"/>
          <w:szCs w:val="24"/>
          <w:vertAlign w:val="subscript"/>
        </w:rPr>
        <w:t>Ch_M</w:t>
      </w:r>
      <w:proofErr w:type="spellEnd"/>
      <w:r w:rsidR="0075221E">
        <w:rPr>
          <w:rFonts w:ascii="Times New Roman" w:eastAsia="Times New Roman" w:hAnsi="Times New Roman" w:cs="Times New Roman"/>
          <w:sz w:val="24"/>
          <w:szCs w:val="24"/>
        </w:rPr>
        <w:t xml:space="preserve">) </w:t>
      </w:r>
      <w:r w:rsidR="0075221E" w:rsidRPr="00995F62">
        <w:rPr>
          <w:rFonts w:ascii="Times New Roman" w:eastAsia="Times New Roman" w:hAnsi="Times New Roman" w:cs="Times New Roman"/>
          <w:sz w:val="24"/>
          <w:szCs w:val="24"/>
        </w:rPr>
        <w:t xml:space="preserve">was obtained by adding </w:t>
      </w:r>
      <w:proofErr w:type="spellStart"/>
      <w:r w:rsidR="0075221E" w:rsidRPr="00995F62">
        <w:rPr>
          <w:rFonts w:ascii="Times New Roman" w:eastAsia="Times New Roman" w:hAnsi="Times New Roman" w:cs="Times New Roman"/>
          <w:sz w:val="24"/>
          <w:szCs w:val="24"/>
        </w:rPr>
        <w:t>S</w:t>
      </w:r>
      <w:r w:rsidR="0075221E" w:rsidRPr="00995F62">
        <w:rPr>
          <w:rFonts w:ascii="Times New Roman" w:eastAsia="Times New Roman" w:hAnsi="Times New Roman" w:cs="Times New Roman"/>
          <w:sz w:val="24"/>
          <w:szCs w:val="24"/>
          <w:vertAlign w:val="subscript"/>
        </w:rPr>
        <w:t>Al_L</w:t>
      </w:r>
      <w:proofErr w:type="spellEnd"/>
      <w:r w:rsidR="0075221E" w:rsidRPr="00995F62">
        <w:rPr>
          <w:rFonts w:ascii="Times New Roman" w:eastAsia="Times New Roman" w:hAnsi="Times New Roman" w:cs="Times New Roman"/>
          <w:sz w:val="24"/>
          <w:szCs w:val="24"/>
        </w:rPr>
        <w:t xml:space="preserve"> to the measured S</w:t>
      </w:r>
      <w:r w:rsidR="0075221E" w:rsidRPr="00995F62">
        <w:rPr>
          <w:rFonts w:ascii="Times New Roman" w:eastAsia="Times New Roman" w:hAnsi="Times New Roman" w:cs="Times New Roman"/>
          <w:sz w:val="24"/>
          <w:szCs w:val="24"/>
          <w:vertAlign w:val="subscript"/>
        </w:rPr>
        <w:t>K_M</w:t>
      </w:r>
      <w:r w:rsidR="0075221E" w:rsidRPr="00995F62">
        <w:rPr>
          <w:rFonts w:ascii="Times New Roman" w:eastAsia="Times New Roman" w:hAnsi="Times New Roman" w:cs="Times New Roman"/>
          <w:sz w:val="24"/>
          <w:szCs w:val="24"/>
        </w:rPr>
        <w:t xml:space="preserve"> values </w:t>
      </w:r>
      <w:r w:rsidR="0075221E">
        <w:rPr>
          <w:rFonts w:ascii="Times New Roman" w:eastAsia="Times New Roman" w:hAnsi="Times New Roman" w:cs="Times New Roman"/>
          <w:sz w:val="24"/>
          <w:szCs w:val="24"/>
        </w:rPr>
        <w:t>(</w:t>
      </w:r>
      <w:r w:rsidR="0075221E" w:rsidRPr="00995F62">
        <w:rPr>
          <w:rFonts w:ascii="Times New Roman" w:eastAsia="Times New Roman" w:hAnsi="Times New Roman" w:cs="Times New Roman"/>
          <w:sz w:val="24"/>
          <w:szCs w:val="24"/>
        </w:rPr>
        <w:t>S</w:t>
      </w:r>
      <w:r w:rsidR="0075221E" w:rsidRPr="00995F62">
        <w:rPr>
          <w:rFonts w:ascii="Times New Roman" w:eastAsia="Times New Roman" w:hAnsi="Times New Roman" w:cs="Times New Roman"/>
          <w:sz w:val="24"/>
          <w:szCs w:val="24"/>
          <w:vertAlign w:val="subscript"/>
        </w:rPr>
        <w:t>K_M</w:t>
      </w:r>
      <w:r w:rsidR="0075221E" w:rsidRPr="00995F62">
        <w:rPr>
          <w:rFonts w:ascii="Times New Roman" w:eastAsia="Times New Roman" w:hAnsi="Times New Roman" w:cs="Times New Roman"/>
          <w:sz w:val="24"/>
          <w:szCs w:val="24"/>
        </w:rPr>
        <w:t xml:space="preserve"> = </w:t>
      </w:r>
      <m:oMath>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ΔV</m:t>
            </m:r>
          </m:num>
          <m:den>
            <m:r>
              <w:rPr>
                <w:rFonts w:ascii="Cambria Math" w:eastAsia="Times New Roman" w:hAnsi="Cambria Math" w:cs="Times New Roman"/>
                <w:sz w:val="24"/>
                <w:szCs w:val="24"/>
              </w:rPr>
              <m:t>ΔT</m:t>
            </m:r>
          </m:den>
        </m:f>
      </m:oMath>
      <w:r w:rsidR="0075221E">
        <w:rPr>
          <w:rFonts w:ascii="Times New Roman" w:eastAsia="Times New Roman" w:hAnsi="Times New Roman" w:cs="Times New Roman"/>
          <w:sz w:val="24"/>
          <w:szCs w:val="24"/>
        </w:rPr>
        <w:t xml:space="preserve">), </w:t>
      </w:r>
      <w:r w:rsidR="0075221E" w:rsidRPr="00995F62">
        <w:rPr>
          <w:rFonts w:ascii="Times New Roman" w:eastAsia="Times New Roman" w:hAnsi="Times New Roman" w:cs="Times New Roman"/>
          <w:sz w:val="24"/>
          <w:szCs w:val="24"/>
        </w:rPr>
        <w:t xml:space="preserve">because the voltage measurements were done through </w:t>
      </w:r>
      <w:proofErr w:type="spellStart"/>
      <w:r w:rsidR="0075221E">
        <w:rPr>
          <w:rFonts w:ascii="Times New Roman" w:eastAsia="Times New Roman" w:hAnsi="Times New Roman" w:cs="Times New Roman"/>
          <w:sz w:val="24"/>
          <w:szCs w:val="24"/>
        </w:rPr>
        <w:t>A</w:t>
      </w:r>
      <w:r w:rsidR="0075221E" w:rsidRPr="00995F62">
        <w:rPr>
          <w:rFonts w:ascii="Times New Roman" w:eastAsia="Times New Roman" w:hAnsi="Times New Roman" w:cs="Times New Roman"/>
          <w:sz w:val="24"/>
          <w:szCs w:val="24"/>
        </w:rPr>
        <w:t>lumel</w:t>
      </w:r>
      <w:proofErr w:type="spellEnd"/>
      <w:r w:rsidR="0075221E" w:rsidRPr="00995F62">
        <w:rPr>
          <w:rFonts w:ascii="Times New Roman" w:eastAsia="Times New Roman" w:hAnsi="Times New Roman" w:cs="Times New Roman"/>
          <w:sz w:val="24"/>
          <w:szCs w:val="24"/>
        </w:rPr>
        <w:t xml:space="preserve"> wires: </w:t>
      </w:r>
      <w:proofErr w:type="spellStart"/>
      <w:r w:rsidR="0075221E" w:rsidRPr="00995F62">
        <w:rPr>
          <w:rFonts w:ascii="Times New Roman" w:eastAsia="Times New Roman" w:hAnsi="Times New Roman" w:cs="Times New Roman"/>
          <w:sz w:val="24"/>
          <w:szCs w:val="24"/>
        </w:rPr>
        <w:t>S</w:t>
      </w:r>
      <w:r w:rsidR="0075221E" w:rsidRPr="00995F62">
        <w:rPr>
          <w:rFonts w:ascii="Times New Roman" w:eastAsia="Times New Roman" w:hAnsi="Times New Roman" w:cs="Times New Roman"/>
          <w:sz w:val="24"/>
          <w:szCs w:val="24"/>
          <w:vertAlign w:val="subscript"/>
        </w:rPr>
        <w:t>Ch_M</w:t>
      </w:r>
      <w:proofErr w:type="spellEnd"/>
      <w:r w:rsidR="0075221E" w:rsidRPr="00995F62">
        <w:rPr>
          <w:rFonts w:ascii="Times New Roman" w:eastAsia="Times New Roman" w:hAnsi="Times New Roman" w:cs="Times New Roman"/>
          <w:sz w:val="24"/>
          <w:szCs w:val="24"/>
        </w:rPr>
        <w:t xml:space="preserve"> = S</w:t>
      </w:r>
      <w:r w:rsidR="0075221E" w:rsidRPr="00995F62">
        <w:rPr>
          <w:rFonts w:ascii="Times New Roman" w:eastAsia="Times New Roman" w:hAnsi="Times New Roman" w:cs="Times New Roman"/>
          <w:sz w:val="24"/>
          <w:szCs w:val="24"/>
          <w:vertAlign w:val="subscript"/>
        </w:rPr>
        <w:t>K_M</w:t>
      </w:r>
      <w:r w:rsidR="0075221E" w:rsidRPr="00995F62">
        <w:rPr>
          <w:rFonts w:ascii="Times New Roman" w:eastAsia="Times New Roman" w:hAnsi="Times New Roman" w:cs="Times New Roman"/>
          <w:sz w:val="24"/>
          <w:szCs w:val="24"/>
        </w:rPr>
        <w:t xml:space="preserve"> + </w:t>
      </w:r>
      <w:proofErr w:type="spellStart"/>
      <w:r w:rsidR="0075221E" w:rsidRPr="00995F62">
        <w:rPr>
          <w:rFonts w:ascii="Times New Roman" w:eastAsia="Times New Roman" w:hAnsi="Times New Roman" w:cs="Times New Roman"/>
          <w:sz w:val="24"/>
          <w:szCs w:val="24"/>
        </w:rPr>
        <w:t>S</w:t>
      </w:r>
      <w:r w:rsidR="0075221E" w:rsidRPr="00995F62">
        <w:rPr>
          <w:rFonts w:ascii="Times New Roman" w:eastAsia="Times New Roman" w:hAnsi="Times New Roman" w:cs="Times New Roman"/>
          <w:sz w:val="24"/>
          <w:szCs w:val="24"/>
          <w:vertAlign w:val="subscript"/>
        </w:rPr>
        <w:t>Al_L</w:t>
      </w:r>
      <w:proofErr w:type="spellEnd"/>
      <w:r w:rsidR="0075221E" w:rsidRPr="00995F62">
        <w:rPr>
          <w:rFonts w:ascii="Times New Roman" w:eastAsia="Times New Roman" w:hAnsi="Times New Roman" w:cs="Times New Roman"/>
          <w:sz w:val="24"/>
          <w:szCs w:val="24"/>
        </w:rPr>
        <w:t>. Error</w:t>
      </w:r>
      <w:r w:rsidR="0075221E">
        <w:rPr>
          <w:rFonts w:ascii="Times New Roman" w:eastAsia="Times New Roman" w:hAnsi="Times New Roman" w:cs="Times New Roman"/>
          <w:sz w:val="24"/>
          <w:szCs w:val="24"/>
        </w:rPr>
        <w:t xml:space="preserve"> is defined as </w:t>
      </w:r>
      <w:r w:rsidR="0075221E" w:rsidRPr="00995F62">
        <w:rPr>
          <w:rFonts w:ascii="Times New Roman" w:eastAsia="Times New Roman" w:hAnsi="Times New Roman" w:cs="Times New Roman"/>
          <w:sz w:val="24"/>
          <w:szCs w:val="24"/>
        </w:rPr>
        <w:t>(</w:t>
      </w:r>
      <w:proofErr w:type="spellStart"/>
      <w:r w:rsidR="0075221E" w:rsidRPr="00995F62">
        <w:rPr>
          <w:rFonts w:ascii="Times New Roman" w:eastAsia="Times New Roman" w:hAnsi="Times New Roman" w:cs="Times New Roman"/>
          <w:sz w:val="24"/>
          <w:szCs w:val="24"/>
        </w:rPr>
        <w:t>S</w:t>
      </w:r>
      <w:r w:rsidR="0075221E" w:rsidRPr="00995F62">
        <w:rPr>
          <w:rFonts w:ascii="Times New Roman" w:eastAsia="Times New Roman" w:hAnsi="Times New Roman" w:cs="Times New Roman"/>
          <w:sz w:val="24"/>
          <w:szCs w:val="24"/>
          <w:vertAlign w:val="subscript"/>
        </w:rPr>
        <w:t>Ch_M</w:t>
      </w:r>
      <w:proofErr w:type="spellEnd"/>
      <w:r w:rsidR="0075221E" w:rsidRPr="00995F62">
        <w:rPr>
          <w:rFonts w:ascii="Times New Roman" w:eastAsia="Times New Roman" w:hAnsi="Times New Roman" w:cs="Times New Roman"/>
          <w:sz w:val="24"/>
          <w:szCs w:val="24"/>
        </w:rPr>
        <w:t xml:space="preserve"> - </w:t>
      </w:r>
      <w:proofErr w:type="spellStart"/>
      <w:r w:rsidR="0075221E" w:rsidRPr="00995F62">
        <w:rPr>
          <w:rFonts w:ascii="Times New Roman" w:eastAsia="Times New Roman" w:hAnsi="Times New Roman" w:cs="Times New Roman"/>
          <w:sz w:val="24"/>
          <w:szCs w:val="24"/>
        </w:rPr>
        <w:t>S</w:t>
      </w:r>
      <w:r w:rsidR="0075221E" w:rsidRPr="00995F62">
        <w:rPr>
          <w:rFonts w:ascii="Times New Roman" w:eastAsia="Times New Roman" w:hAnsi="Times New Roman" w:cs="Times New Roman"/>
          <w:sz w:val="24"/>
          <w:szCs w:val="24"/>
          <w:vertAlign w:val="subscript"/>
        </w:rPr>
        <w:t>Ch_L</w:t>
      </w:r>
      <w:proofErr w:type="spellEnd"/>
      <w:r w:rsidR="0075221E" w:rsidRPr="00995F62">
        <w:rPr>
          <w:rFonts w:ascii="Times New Roman" w:eastAsia="Times New Roman" w:hAnsi="Times New Roman" w:cs="Times New Roman"/>
          <w:sz w:val="24"/>
          <w:szCs w:val="24"/>
        </w:rPr>
        <w:t>)/</w:t>
      </w:r>
      <w:proofErr w:type="spellStart"/>
      <w:r w:rsidR="0075221E" w:rsidRPr="00995F62">
        <w:rPr>
          <w:rFonts w:ascii="Times New Roman" w:eastAsia="Times New Roman" w:hAnsi="Times New Roman" w:cs="Times New Roman"/>
          <w:sz w:val="24"/>
          <w:szCs w:val="24"/>
        </w:rPr>
        <w:t>S</w:t>
      </w:r>
      <w:r w:rsidR="0075221E" w:rsidRPr="00995F62">
        <w:rPr>
          <w:rFonts w:ascii="Times New Roman" w:eastAsia="Times New Roman" w:hAnsi="Times New Roman" w:cs="Times New Roman"/>
          <w:sz w:val="24"/>
          <w:szCs w:val="24"/>
          <w:vertAlign w:val="subscript"/>
        </w:rPr>
        <w:t>Ch_L</w:t>
      </w:r>
      <w:proofErr w:type="spellEnd"/>
      <w:r w:rsidR="0075221E" w:rsidRPr="00995F62">
        <w:rPr>
          <w:rFonts w:ascii="Times New Roman" w:eastAsia="Gungsuh" w:hAnsi="Times New Roman" w:cs="Times New Roman"/>
          <w:sz w:val="24"/>
          <w:szCs w:val="24"/>
        </w:rPr>
        <w:t xml:space="preserve"> </w:t>
      </w:r>
      <w:r w:rsidR="0075221E" w:rsidRPr="00995F62">
        <w:rPr>
          <w:rFonts w:ascii="Cambria Math" w:eastAsia="Gungsuh" w:hAnsi="Cambria Math" w:cs="Cambria Math"/>
          <w:sz w:val="24"/>
          <w:szCs w:val="24"/>
        </w:rPr>
        <w:t>⋅</w:t>
      </w:r>
      <w:r w:rsidR="0075221E" w:rsidRPr="00995F62">
        <w:rPr>
          <w:rFonts w:ascii="Times New Roman" w:eastAsia="Gungsuh" w:hAnsi="Times New Roman" w:cs="Times New Roman"/>
          <w:sz w:val="24"/>
          <w:szCs w:val="24"/>
        </w:rPr>
        <w:t xml:space="preserve"> 100%. 100 </w:t>
      </w:r>
      <w:r w:rsidR="0075221E">
        <w:rPr>
          <w:rFonts w:ascii="Times New Roman" w:eastAsia="Gungsuh" w:hAnsi="Times New Roman" w:cs="Times New Roman"/>
          <w:sz w:val="24"/>
          <w:szCs w:val="24"/>
        </w:rPr>
        <w:t xml:space="preserve">data points were measured and averaged </w:t>
      </w:r>
      <w:r w:rsidR="0075221E" w:rsidRPr="00995F62">
        <w:rPr>
          <w:rFonts w:ascii="Times New Roman" w:eastAsia="Gungsuh" w:hAnsi="Times New Roman" w:cs="Times New Roman"/>
          <w:sz w:val="24"/>
          <w:szCs w:val="24"/>
        </w:rPr>
        <w:t>at each temperature.</w:t>
      </w:r>
    </w:p>
    <w:tbl>
      <w:tblPr>
        <w:tblStyle w:val="a"/>
        <w:tblW w:w="9345" w:type="dxa"/>
        <w:tblBorders>
          <w:top w:val="nil"/>
          <w:left w:val="nil"/>
          <w:bottom w:val="nil"/>
          <w:right w:val="nil"/>
          <w:insideH w:val="nil"/>
          <w:insideV w:val="nil"/>
        </w:tblBorders>
        <w:tblLayout w:type="fixed"/>
        <w:tblLook w:val="0600" w:firstRow="0" w:lastRow="0" w:firstColumn="0" w:lastColumn="0" w:noHBand="1" w:noVBand="1"/>
      </w:tblPr>
      <w:tblGrid>
        <w:gridCol w:w="1335"/>
        <w:gridCol w:w="1335"/>
        <w:gridCol w:w="1335"/>
        <w:gridCol w:w="1335"/>
        <w:gridCol w:w="1440"/>
        <w:gridCol w:w="1365"/>
        <w:gridCol w:w="1200"/>
      </w:tblGrid>
      <w:tr w:rsidR="00205685" w:rsidRPr="0075221E" w14:paraId="2BEEBDF4" w14:textId="77777777" w:rsidTr="0075221E">
        <w:trPr>
          <w:trHeight w:val="287"/>
        </w:trPr>
        <w:tc>
          <w:tcPr>
            <w:tcW w:w="1335" w:type="dxa"/>
            <w:tcBorders>
              <w:top w:val="single" w:sz="6" w:space="0" w:color="000000"/>
              <w:bottom w:val="single" w:sz="6" w:space="0" w:color="000000"/>
            </w:tcBorders>
            <w:tcMar>
              <w:top w:w="40" w:type="dxa"/>
              <w:left w:w="40" w:type="dxa"/>
              <w:bottom w:w="40" w:type="dxa"/>
              <w:right w:w="40" w:type="dxa"/>
            </w:tcMar>
            <w:vAlign w:val="center"/>
          </w:tcPr>
          <w:p w14:paraId="3198DF10"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T (℃)</w:t>
            </w:r>
          </w:p>
        </w:tc>
        <w:tc>
          <w:tcPr>
            <w:tcW w:w="1335" w:type="dxa"/>
            <w:tcBorders>
              <w:top w:val="single" w:sz="6" w:space="0" w:color="000000"/>
              <w:bottom w:val="single" w:sz="6" w:space="0" w:color="000000"/>
            </w:tcBorders>
            <w:tcMar>
              <w:top w:w="40" w:type="dxa"/>
              <w:left w:w="40" w:type="dxa"/>
              <w:bottom w:w="40" w:type="dxa"/>
              <w:right w:w="40" w:type="dxa"/>
            </w:tcMar>
            <w:vAlign w:val="center"/>
          </w:tcPr>
          <w:p w14:paraId="50B2444D"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S</w:t>
            </w:r>
            <w:r w:rsidRPr="0075221E">
              <w:rPr>
                <w:rFonts w:ascii="Times New Roman" w:eastAsia="Times New Roman" w:hAnsi="Times New Roman" w:cs="Times New Roman"/>
                <w:sz w:val="24"/>
                <w:szCs w:val="24"/>
                <w:vertAlign w:val="subscript"/>
              </w:rPr>
              <w:t>K_M</w:t>
            </w:r>
            <w:r w:rsidRPr="0075221E">
              <w:rPr>
                <w:rFonts w:ascii="Times New Roman" w:eastAsia="Times New Roman" w:hAnsi="Times New Roman" w:cs="Times New Roman"/>
                <w:sz w:val="24"/>
                <w:szCs w:val="24"/>
              </w:rPr>
              <w:t xml:space="preserve"> (</w:t>
            </w:r>
            <w:proofErr w:type="spellStart"/>
            <w:r w:rsidRPr="0075221E">
              <w:rPr>
                <w:rFonts w:ascii="Times New Roman" w:eastAsia="Times New Roman" w:hAnsi="Times New Roman" w:cs="Times New Roman"/>
                <w:sz w:val="24"/>
                <w:szCs w:val="24"/>
              </w:rPr>
              <w:t>μV</w:t>
            </w:r>
            <w:proofErr w:type="spellEnd"/>
            <w:r w:rsidRPr="0075221E">
              <w:rPr>
                <w:rFonts w:ascii="Times New Roman" w:eastAsia="Times New Roman" w:hAnsi="Times New Roman" w:cs="Times New Roman"/>
                <w:sz w:val="24"/>
                <w:szCs w:val="24"/>
              </w:rPr>
              <w:t>/K)</w:t>
            </w:r>
          </w:p>
        </w:tc>
        <w:tc>
          <w:tcPr>
            <w:tcW w:w="1335" w:type="dxa"/>
            <w:tcBorders>
              <w:top w:val="single" w:sz="6" w:space="0" w:color="000000"/>
              <w:bottom w:val="single" w:sz="6" w:space="0" w:color="000000"/>
            </w:tcBorders>
            <w:tcMar>
              <w:top w:w="40" w:type="dxa"/>
              <w:left w:w="40" w:type="dxa"/>
              <w:bottom w:w="40" w:type="dxa"/>
              <w:right w:w="40" w:type="dxa"/>
            </w:tcMar>
            <w:vAlign w:val="center"/>
          </w:tcPr>
          <w:p w14:paraId="61F30F7E"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S</w:t>
            </w:r>
            <w:r w:rsidRPr="0075221E">
              <w:rPr>
                <w:rFonts w:ascii="Times New Roman" w:eastAsia="Times New Roman" w:hAnsi="Times New Roman" w:cs="Times New Roman"/>
                <w:sz w:val="24"/>
                <w:szCs w:val="24"/>
                <w:vertAlign w:val="subscript"/>
              </w:rPr>
              <w:t>K_L</w:t>
            </w:r>
            <w:r w:rsidRPr="0075221E">
              <w:rPr>
                <w:rFonts w:ascii="Times New Roman" w:eastAsia="Times New Roman" w:hAnsi="Times New Roman" w:cs="Times New Roman"/>
                <w:sz w:val="24"/>
                <w:szCs w:val="24"/>
              </w:rPr>
              <w:t xml:space="preserve"> (</w:t>
            </w:r>
            <w:proofErr w:type="spellStart"/>
            <w:r w:rsidRPr="0075221E">
              <w:rPr>
                <w:rFonts w:ascii="Times New Roman" w:eastAsia="Times New Roman" w:hAnsi="Times New Roman" w:cs="Times New Roman"/>
                <w:sz w:val="24"/>
                <w:szCs w:val="24"/>
              </w:rPr>
              <w:t>μV</w:t>
            </w:r>
            <w:proofErr w:type="spellEnd"/>
            <w:r w:rsidRPr="0075221E">
              <w:rPr>
                <w:rFonts w:ascii="Times New Roman" w:eastAsia="Times New Roman" w:hAnsi="Times New Roman" w:cs="Times New Roman"/>
                <w:sz w:val="24"/>
                <w:szCs w:val="24"/>
              </w:rPr>
              <w:t>/K)</w:t>
            </w:r>
          </w:p>
        </w:tc>
        <w:tc>
          <w:tcPr>
            <w:tcW w:w="1335" w:type="dxa"/>
            <w:tcBorders>
              <w:top w:val="single" w:sz="6" w:space="0" w:color="000000"/>
              <w:bottom w:val="single" w:sz="6" w:space="0" w:color="000000"/>
            </w:tcBorders>
            <w:tcMar>
              <w:top w:w="40" w:type="dxa"/>
              <w:left w:w="40" w:type="dxa"/>
              <w:bottom w:w="40" w:type="dxa"/>
              <w:right w:w="40" w:type="dxa"/>
            </w:tcMar>
            <w:vAlign w:val="center"/>
          </w:tcPr>
          <w:p w14:paraId="44A64697" w14:textId="77777777" w:rsidR="00205685" w:rsidRPr="0075221E" w:rsidRDefault="00046AF6" w:rsidP="00CF3F02">
            <w:pPr>
              <w:spacing w:line="480" w:lineRule="auto"/>
              <w:jc w:val="center"/>
              <w:rPr>
                <w:rFonts w:ascii="Times New Roman" w:eastAsia="Times New Roman" w:hAnsi="Times New Roman" w:cs="Times New Roman"/>
                <w:sz w:val="24"/>
                <w:szCs w:val="24"/>
              </w:rPr>
            </w:pPr>
            <w:proofErr w:type="spellStart"/>
            <w:r w:rsidRPr="0075221E">
              <w:rPr>
                <w:rFonts w:ascii="Times New Roman" w:eastAsia="Times New Roman" w:hAnsi="Times New Roman" w:cs="Times New Roman"/>
                <w:sz w:val="24"/>
                <w:szCs w:val="24"/>
              </w:rPr>
              <w:t>S</w:t>
            </w:r>
            <w:r w:rsidRPr="0075221E">
              <w:rPr>
                <w:rFonts w:ascii="Times New Roman" w:eastAsia="Times New Roman" w:hAnsi="Times New Roman" w:cs="Times New Roman"/>
                <w:sz w:val="24"/>
                <w:szCs w:val="24"/>
                <w:vertAlign w:val="subscript"/>
              </w:rPr>
              <w:t>Al_L</w:t>
            </w:r>
            <w:proofErr w:type="spellEnd"/>
            <w:r w:rsidRPr="0075221E">
              <w:rPr>
                <w:rFonts w:ascii="Times New Roman" w:eastAsia="Times New Roman" w:hAnsi="Times New Roman" w:cs="Times New Roman"/>
                <w:sz w:val="24"/>
                <w:szCs w:val="24"/>
              </w:rPr>
              <w:t xml:space="preserve"> (</w:t>
            </w:r>
            <w:proofErr w:type="spellStart"/>
            <w:r w:rsidRPr="0075221E">
              <w:rPr>
                <w:rFonts w:ascii="Times New Roman" w:eastAsia="Times New Roman" w:hAnsi="Times New Roman" w:cs="Times New Roman"/>
                <w:sz w:val="24"/>
                <w:szCs w:val="24"/>
              </w:rPr>
              <w:t>μV</w:t>
            </w:r>
            <w:proofErr w:type="spellEnd"/>
            <w:r w:rsidRPr="0075221E">
              <w:rPr>
                <w:rFonts w:ascii="Times New Roman" w:eastAsia="Times New Roman" w:hAnsi="Times New Roman" w:cs="Times New Roman"/>
                <w:sz w:val="24"/>
                <w:szCs w:val="24"/>
              </w:rPr>
              <w:t>/K)</w:t>
            </w:r>
          </w:p>
        </w:tc>
        <w:tc>
          <w:tcPr>
            <w:tcW w:w="1440" w:type="dxa"/>
            <w:tcBorders>
              <w:top w:val="single" w:sz="6" w:space="0" w:color="000000"/>
              <w:bottom w:val="single" w:sz="6" w:space="0" w:color="000000"/>
            </w:tcBorders>
            <w:tcMar>
              <w:top w:w="40" w:type="dxa"/>
              <w:left w:w="40" w:type="dxa"/>
              <w:bottom w:w="40" w:type="dxa"/>
              <w:right w:w="40" w:type="dxa"/>
            </w:tcMar>
            <w:vAlign w:val="center"/>
          </w:tcPr>
          <w:p w14:paraId="39EEE553" w14:textId="77777777" w:rsidR="00205685" w:rsidRPr="0075221E" w:rsidRDefault="00046AF6" w:rsidP="00CF3F02">
            <w:pPr>
              <w:spacing w:line="480" w:lineRule="auto"/>
              <w:jc w:val="center"/>
              <w:rPr>
                <w:rFonts w:ascii="Times New Roman" w:eastAsia="Times New Roman" w:hAnsi="Times New Roman" w:cs="Times New Roman"/>
                <w:sz w:val="24"/>
                <w:szCs w:val="24"/>
              </w:rPr>
            </w:pPr>
            <w:proofErr w:type="spellStart"/>
            <w:r w:rsidRPr="0075221E">
              <w:rPr>
                <w:rFonts w:ascii="Times New Roman" w:eastAsia="Times New Roman" w:hAnsi="Times New Roman" w:cs="Times New Roman"/>
                <w:sz w:val="24"/>
                <w:szCs w:val="24"/>
              </w:rPr>
              <w:t>S</w:t>
            </w:r>
            <w:r w:rsidRPr="0075221E">
              <w:rPr>
                <w:rFonts w:ascii="Times New Roman" w:eastAsia="Times New Roman" w:hAnsi="Times New Roman" w:cs="Times New Roman"/>
                <w:sz w:val="24"/>
                <w:szCs w:val="24"/>
                <w:vertAlign w:val="subscript"/>
              </w:rPr>
              <w:t>Ch_M</w:t>
            </w:r>
            <w:proofErr w:type="spellEnd"/>
            <w:r w:rsidRPr="0075221E">
              <w:rPr>
                <w:rFonts w:ascii="Times New Roman" w:eastAsia="Times New Roman" w:hAnsi="Times New Roman" w:cs="Times New Roman"/>
                <w:sz w:val="24"/>
                <w:szCs w:val="24"/>
              </w:rPr>
              <w:t xml:space="preserve"> (</w:t>
            </w:r>
            <w:proofErr w:type="spellStart"/>
            <w:r w:rsidRPr="0075221E">
              <w:rPr>
                <w:rFonts w:ascii="Times New Roman" w:eastAsia="Times New Roman" w:hAnsi="Times New Roman" w:cs="Times New Roman"/>
                <w:sz w:val="24"/>
                <w:szCs w:val="24"/>
              </w:rPr>
              <w:t>μV</w:t>
            </w:r>
            <w:proofErr w:type="spellEnd"/>
            <w:r w:rsidRPr="0075221E">
              <w:rPr>
                <w:rFonts w:ascii="Times New Roman" w:eastAsia="Times New Roman" w:hAnsi="Times New Roman" w:cs="Times New Roman"/>
                <w:sz w:val="24"/>
                <w:szCs w:val="24"/>
              </w:rPr>
              <w:t>/K)</w:t>
            </w:r>
          </w:p>
        </w:tc>
        <w:tc>
          <w:tcPr>
            <w:tcW w:w="1365" w:type="dxa"/>
            <w:tcBorders>
              <w:top w:val="single" w:sz="6" w:space="0" w:color="000000"/>
              <w:bottom w:val="single" w:sz="6" w:space="0" w:color="000000"/>
            </w:tcBorders>
            <w:tcMar>
              <w:top w:w="40" w:type="dxa"/>
              <w:left w:w="40" w:type="dxa"/>
              <w:bottom w:w="40" w:type="dxa"/>
              <w:right w:w="40" w:type="dxa"/>
            </w:tcMar>
            <w:vAlign w:val="center"/>
          </w:tcPr>
          <w:p w14:paraId="1CE06C28" w14:textId="77777777" w:rsidR="00205685" w:rsidRPr="0075221E" w:rsidRDefault="00046AF6" w:rsidP="00CF3F02">
            <w:pPr>
              <w:spacing w:line="480" w:lineRule="auto"/>
              <w:jc w:val="center"/>
              <w:rPr>
                <w:rFonts w:ascii="Times New Roman" w:eastAsia="Times New Roman" w:hAnsi="Times New Roman" w:cs="Times New Roman"/>
                <w:sz w:val="24"/>
                <w:szCs w:val="24"/>
              </w:rPr>
            </w:pPr>
            <w:proofErr w:type="spellStart"/>
            <w:r w:rsidRPr="0075221E">
              <w:rPr>
                <w:rFonts w:ascii="Times New Roman" w:eastAsia="Times New Roman" w:hAnsi="Times New Roman" w:cs="Times New Roman"/>
                <w:sz w:val="24"/>
                <w:szCs w:val="24"/>
              </w:rPr>
              <w:t>S</w:t>
            </w:r>
            <w:r w:rsidRPr="0075221E">
              <w:rPr>
                <w:rFonts w:ascii="Times New Roman" w:eastAsia="Times New Roman" w:hAnsi="Times New Roman" w:cs="Times New Roman"/>
                <w:sz w:val="24"/>
                <w:szCs w:val="24"/>
                <w:vertAlign w:val="subscript"/>
              </w:rPr>
              <w:t>Ch_L</w:t>
            </w:r>
            <w:proofErr w:type="spellEnd"/>
            <w:r w:rsidRPr="0075221E">
              <w:rPr>
                <w:rFonts w:ascii="Times New Roman" w:eastAsia="Times New Roman" w:hAnsi="Times New Roman" w:cs="Times New Roman"/>
                <w:sz w:val="24"/>
                <w:szCs w:val="24"/>
              </w:rPr>
              <w:t xml:space="preserve"> (</w:t>
            </w:r>
            <w:proofErr w:type="spellStart"/>
            <w:r w:rsidRPr="0075221E">
              <w:rPr>
                <w:rFonts w:ascii="Times New Roman" w:eastAsia="Times New Roman" w:hAnsi="Times New Roman" w:cs="Times New Roman"/>
                <w:sz w:val="24"/>
                <w:szCs w:val="24"/>
              </w:rPr>
              <w:t>μV</w:t>
            </w:r>
            <w:proofErr w:type="spellEnd"/>
            <w:r w:rsidRPr="0075221E">
              <w:rPr>
                <w:rFonts w:ascii="Times New Roman" w:eastAsia="Times New Roman" w:hAnsi="Times New Roman" w:cs="Times New Roman"/>
                <w:sz w:val="24"/>
                <w:szCs w:val="24"/>
              </w:rPr>
              <w:t>/K)</w:t>
            </w:r>
          </w:p>
        </w:tc>
        <w:tc>
          <w:tcPr>
            <w:tcW w:w="1200" w:type="dxa"/>
            <w:tcBorders>
              <w:top w:val="single" w:sz="6" w:space="0" w:color="000000"/>
              <w:bottom w:val="single" w:sz="6" w:space="0" w:color="000000"/>
            </w:tcBorders>
            <w:tcMar>
              <w:top w:w="40" w:type="dxa"/>
              <w:left w:w="40" w:type="dxa"/>
              <w:bottom w:w="40" w:type="dxa"/>
              <w:right w:w="40" w:type="dxa"/>
            </w:tcMar>
            <w:vAlign w:val="center"/>
          </w:tcPr>
          <w:p w14:paraId="68A20D8D"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Error (%)</w:t>
            </w:r>
          </w:p>
        </w:tc>
      </w:tr>
      <w:tr w:rsidR="00205685" w:rsidRPr="0075221E" w14:paraId="412257E3" w14:textId="77777777" w:rsidTr="0075221E">
        <w:trPr>
          <w:trHeight w:val="315"/>
        </w:trPr>
        <w:tc>
          <w:tcPr>
            <w:tcW w:w="1335" w:type="dxa"/>
            <w:tcBorders>
              <w:top w:val="single" w:sz="6" w:space="0" w:color="000000"/>
            </w:tcBorders>
            <w:tcMar>
              <w:top w:w="40" w:type="dxa"/>
              <w:left w:w="40" w:type="dxa"/>
              <w:bottom w:w="40" w:type="dxa"/>
              <w:right w:w="40" w:type="dxa"/>
            </w:tcMar>
            <w:vAlign w:val="bottom"/>
          </w:tcPr>
          <w:p w14:paraId="00FA0A6B"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45</w:t>
            </w:r>
          </w:p>
        </w:tc>
        <w:tc>
          <w:tcPr>
            <w:tcW w:w="1335" w:type="dxa"/>
            <w:tcBorders>
              <w:top w:val="single" w:sz="6" w:space="0" w:color="000000"/>
            </w:tcBorders>
            <w:tcMar>
              <w:top w:w="40" w:type="dxa"/>
              <w:left w:w="40" w:type="dxa"/>
              <w:bottom w:w="40" w:type="dxa"/>
              <w:right w:w="40" w:type="dxa"/>
            </w:tcMar>
            <w:vAlign w:val="bottom"/>
          </w:tcPr>
          <w:p w14:paraId="136E5702" w14:textId="5484C8A8"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38.2</w:t>
            </w:r>
            <w:r w:rsidR="007B3842" w:rsidRPr="0075221E">
              <w:rPr>
                <w:rFonts w:ascii="Times New Roman" w:eastAsia="Times New Roman" w:hAnsi="Times New Roman" w:cs="Times New Roman"/>
                <w:sz w:val="24"/>
                <w:szCs w:val="24"/>
              </w:rPr>
              <w:t xml:space="preserve"> ± 3.4</w:t>
            </w:r>
          </w:p>
        </w:tc>
        <w:tc>
          <w:tcPr>
            <w:tcW w:w="1335" w:type="dxa"/>
            <w:tcBorders>
              <w:top w:val="single" w:sz="6" w:space="0" w:color="000000"/>
            </w:tcBorders>
            <w:tcMar>
              <w:top w:w="40" w:type="dxa"/>
              <w:left w:w="40" w:type="dxa"/>
              <w:bottom w:w="40" w:type="dxa"/>
              <w:right w:w="40" w:type="dxa"/>
            </w:tcMar>
            <w:vAlign w:val="bottom"/>
          </w:tcPr>
          <w:p w14:paraId="0B0C9AAF"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41.1</w:t>
            </w:r>
          </w:p>
        </w:tc>
        <w:tc>
          <w:tcPr>
            <w:tcW w:w="1335" w:type="dxa"/>
            <w:tcBorders>
              <w:top w:val="single" w:sz="6" w:space="0" w:color="000000"/>
            </w:tcBorders>
            <w:tcMar>
              <w:top w:w="40" w:type="dxa"/>
              <w:left w:w="40" w:type="dxa"/>
              <w:bottom w:w="40" w:type="dxa"/>
              <w:right w:w="40" w:type="dxa"/>
            </w:tcMar>
            <w:vAlign w:val="bottom"/>
          </w:tcPr>
          <w:p w14:paraId="7D96D7F7"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-18.5</w:t>
            </w:r>
          </w:p>
        </w:tc>
        <w:tc>
          <w:tcPr>
            <w:tcW w:w="1440" w:type="dxa"/>
            <w:tcBorders>
              <w:top w:val="single" w:sz="6" w:space="0" w:color="000000"/>
            </w:tcBorders>
            <w:tcMar>
              <w:top w:w="40" w:type="dxa"/>
              <w:left w:w="40" w:type="dxa"/>
              <w:bottom w:w="40" w:type="dxa"/>
              <w:right w:w="40" w:type="dxa"/>
            </w:tcMar>
            <w:vAlign w:val="bottom"/>
          </w:tcPr>
          <w:p w14:paraId="1EE8239E"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19.7 ± 3.4</w:t>
            </w:r>
          </w:p>
        </w:tc>
        <w:tc>
          <w:tcPr>
            <w:tcW w:w="1365" w:type="dxa"/>
            <w:tcBorders>
              <w:top w:val="single" w:sz="6" w:space="0" w:color="000000"/>
            </w:tcBorders>
            <w:tcMar>
              <w:top w:w="40" w:type="dxa"/>
              <w:left w:w="40" w:type="dxa"/>
              <w:bottom w:w="40" w:type="dxa"/>
              <w:right w:w="40" w:type="dxa"/>
            </w:tcMar>
            <w:vAlign w:val="bottom"/>
          </w:tcPr>
          <w:p w14:paraId="4AAB3073"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22.6</w:t>
            </w:r>
          </w:p>
        </w:tc>
        <w:tc>
          <w:tcPr>
            <w:tcW w:w="1200" w:type="dxa"/>
            <w:tcBorders>
              <w:top w:val="single" w:sz="6" w:space="0" w:color="000000"/>
            </w:tcBorders>
            <w:tcMar>
              <w:top w:w="40" w:type="dxa"/>
              <w:left w:w="40" w:type="dxa"/>
              <w:bottom w:w="40" w:type="dxa"/>
              <w:right w:w="40" w:type="dxa"/>
            </w:tcMar>
            <w:vAlign w:val="bottom"/>
          </w:tcPr>
          <w:p w14:paraId="246E93A1"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-13%</w:t>
            </w:r>
          </w:p>
        </w:tc>
      </w:tr>
      <w:tr w:rsidR="00205685" w:rsidRPr="0075221E" w14:paraId="0A7DADE2" w14:textId="77777777" w:rsidTr="0075221E">
        <w:trPr>
          <w:trHeight w:val="330"/>
        </w:trPr>
        <w:tc>
          <w:tcPr>
            <w:tcW w:w="1335" w:type="dxa"/>
            <w:tcMar>
              <w:top w:w="40" w:type="dxa"/>
              <w:left w:w="40" w:type="dxa"/>
              <w:bottom w:w="40" w:type="dxa"/>
              <w:right w:w="40" w:type="dxa"/>
            </w:tcMar>
            <w:vAlign w:val="bottom"/>
          </w:tcPr>
          <w:p w14:paraId="5D92757B"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55</w:t>
            </w:r>
          </w:p>
        </w:tc>
        <w:tc>
          <w:tcPr>
            <w:tcW w:w="1335" w:type="dxa"/>
            <w:tcMar>
              <w:top w:w="40" w:type="dxa"/>
              <w:left w:w="40" w:type="dxa"/>
              <w:bottom w:w="40" w:type="dxa"/>
              <w:right w:w="40" w:type="dxa"/>
            </w:tcMar>
            <w:vAlign w:val="bottom"/>
          </w:tcPr>
          <w:p w14:paraId="56B1DD9A" w14:textId="0512A4D5"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41.1</w:t>
            </w:r>
            <w:r w:rsidR="007B3842" w:rsidRPr="0075221E">
              <w:rPr>
                <w:rFonts w:ascii="Times New Roman" w:eastAsia="Times New Roman" w:hAnsi="Times New Roman" w:cs="Times New Roman"/>
                <w:sz w:val="24"/>
                <w:szCs w:val="24"/>
              </w:rPr>
              <w:t xml:space="preserve"> ± 3.4</w:t>
            </w:r>
          </w:p>
        </w:tc>
        <w:tc>
          <w:tcPr>
            <w:tcW w:w="1335" w:type="dxa"/>
            <w:tcMar>
              <w:top w:w="40" w:type="dxa"/>
              <w:left w:w="40" w:type="dxa"/>
              <w:bottom w:w="40" w:type="dxa"/>
              <w:right w:w="40" w:type="dxa"/>
            </w:tcMar>
            <w:vAlign w:val="bottom"/>
          </w:tcPr>
          <w:p w14:paraId="008F48B2"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41.3</w:t>
            </w:r>
          </w:p>
        </w:tc>
        <w:tc>
          <w:tcPr>
            <w:tcW w:w="1335" w:type="dxa"/>
            <w:tcMar>
              <w:top w:w="40" w:type="dxa"/>
              <w:left w:w="40" w:type="dxa"/>
              <w:bottom w:w="40" w:type="dxa"/>
              <w:right w:w="40" w:type="dxa"/>
            </w:tcMar>
            <w:vAlign w:val="bottom"/>
          </w:tcPr>
          <w:p w14:paraId="13E48FC9"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-18.4</w:t>
            </w:r>
          </w:p>
        </w:tc>
        <w:tc>
          <w:tcPr>
            <w:tcW w:w="1440" w:type="dxa"/>
            <w:tcMar>
              <w:top w:w="40" w:type="dxa"/>
              <w:left w:w="40" w:type="dxa"/>
              <w:bottom w:w="40" w:type="dxa"/>
              <w:right w:w="40" w:type="dxa"/>
            </w:tcMar>
            <w:vAlign w:val="bottom"/>
          </w:tcPr>
          <w:p w14:paraId="426CD18F"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22.7 ± 3.4</w:t>
            </w:r>
          </w:p>
        </w:tc>
        <w:tc>
          <w:tcPr>
            <w:tcW w:w="1365" w:type="dxa"/>
            <w:tcMar>
              <w:top w:w="40" w:type="dxa"/>
              <w:left w:w="40" w:type="dxa"/>
              <w:bottom w:w="40" w:type="dxa"/>
              <w:right w:w="40" w:type="dxa"/>
            </w:tcMar>
            <w:vAlign w:val="bottom"/>
          </w:tcPr>
          <w:p w14:paraId="63B0417D"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22.9</w:t>
            </w:r>
          </w:p>
        </w:tc>
        <w:tc>
          <w:tcPr>
            <w:tcW w:w="1200" w:type="dxa"/>
            <w:tcMar>
              <w:top w:w="40" w:type="dxa"/>
              <w:left w:w="40" w:type="dxa"/>
              <w:bottom w:w="40" w:type="dxa"/>
              <w:right w:w="40" w:type="dxa"/>
            </w:tcMar>
            <w:vAlign w:val="bottom"/>
          </w:tcPr>
          <w:p w14:paraId="7BCD352B"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-1.1%</w:t>
            </w:r>
          </w:p>
        </w:tc>
      </w:tr>
      <w:tr w:rsidR="00205685" w:rsidRPr="0075221E" w14:paraId="581288C2" w14:textId="77777777" w:rsidTr="0075221E">
        <w:trPr>
          <w:trHeight w:val="330"/>
        </w:trPr>
        <w:tc>
          <w:tcPr>
            <w:tcW w:w="1335" w:type="dxa"/>
            <w:tcMar>
              <w:top w:w="40" w:type="dxa"/>
              <w:left w:w="40" w:type="dxa"/>
              <w:bottom w:w="40" w:type="dxa"/>
              <w:right w:w="40" w:type="dxa"/>
            </w:tcMar>
            <w:vAlign w:val="bottom"/>
          </w:tcPr>
          <w:p w14:paraId="128462F0"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65</w:t>
            </w:r>
          </w:p>
        </w:tc>
        <w:tc>
          <w:tcPr>
            <w:tcW w:w="1335" w:type="dxa"/>
            <w:tcMar>
              <w:top w:w="40" w:type="dxa"/>
              <w:left w:w="40" w:type="dxa"/>
              <w:bottom w:w="40" w:type="dxa"/>
              <w:right w:w="40" w:type="dxa"/>
            </w:tcMar>
            <w:vAlign w:val="bottom"/>
          </w:tcPr>
          <w:p w14:paraId="7BD44EA0" w14:textId="374A4404"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39.4</w:t>
            </w:r>
            <w:r w:rsidR="007B3842" w:rsidRPr="0075221E">
              <w:rPr>
                <w:rFonts w:ascii="Times New Roman" w:eastAsia="Times New Roman" w:hAnsi="Times New Roman" w:cs="Times New Roman"/>
                <w:sz w:val="24"/>
                <w:szCs w:val="24"/>
              </w:rPr>
              <w:t xml:space="preserve"> ± 3.1</w:t>
            </w:r>
          </w:p>
        </w:tc>
        <w:tc>
          <w:tcPr>
            <w:tcW w:w="1335" w:type="dxa"/>
            <w:tcMar>
              <w:top w:w="40" w:type="dxa"/>
              <w:left w:w="40" w:type="dxa"/>
              <w:bottom w:w="40" w:type="dxa"/>
              <w:right w:w="40" w:type="dxa"/>
            </w:tcMar>
            <w:vAlign w:val="bottom"/>
          </w:tcPr>
          <w:p w14:paraId="1AD94E3B"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41.5</w:t>
            </w:r>
          </w:p>
        </w:tc>
        <w:tc>
          <w:tcPr>
            <w:tcW w:w="1335" w:type="dxa"/>
            <w:tcMar>
              <w:top w:w="40" w:type="dxa"/>
              <w:left w:w="40" w:type="dxa"/>
              <w:bottom w:w="40" w:type="dxa"/>
              <w:right w:w="40" w:type="dxa"/>
            </w:tcMar>
            <w:vAlign w:val="bottom"/>
          </w:tcPr>
          <w:p w14:paraId="1D9AFBE3"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-18.3</w:t>
            </w:r>
          </w:p>
        </w:tc>
        <w:tc>
          <w:tcPr>
            <w:tcW w:w="1440" w:type="dxa"/>
            <w:tcMar>
              <w:top w:w="40" w:type="dxa"/>
              <w:left w:w="40" w:type="dxa"/>
              <w:bottom w:w="40" w:type="dxa"/>
              <w:right w:w="40" w:type="dxa"/>
            </w:tcMar>
            <w:vAlign w:val="bottom"/>
          </w:tcPr>
          <w:p w14:paraId="5DBDEDC2"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21.1 ± 3.1</w:t>
            </w:r>
          </w:p>
        </w:tc>
        <w:tc>
          <w:tcPr>
            <w:tcW w:w="1365" w:type="dxa"/>
            <w:tcMar>
              <w:top w:w="40" w:type="dxa"/>
              <w:left w:w="40" w:type="dxa"/>
              <w:bottom w:w="40" w:type="dxa"/>
              <w:right w:w="40" w:type="dxa"/>
            </w:tcMar>
            <w:vAlign w:val="bottom"/>
          </w:tcPr>
          <w:p w14:paraId="5A571174"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23.2</w:t>
            </w:r>
          </w:p>
        </w:tc>
        <w:tc>
          <w:tcPr>
            <w:tcW w:w="1200" w:type="dxa"/>
            <w:tcMar>
              <w:top w:w="40" w:type="dxa"/>
              <w:left w:w="40" w:type="dxa"/>
              <w:bottom w:w="40" w:type="dxa"/>
              <w:right w:w="40" w:type="dxa"/>
            </w:tcMar>
            <w:vAlign w:val="bottom"/>
          </w:tcPr>
          <w:p w14:paraId="59457125"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-9.1%</w:t>
            </w:r>
          </w:p>
        </w:tc>
      </w:tr>
      <w:tr w:rsidR="00205685" w:rsidRPr="0075221E" w14:paraId="5A929E13" w14:textId="77777777" w:rsidTr="0075221E">
        <w:trPr>
          <w:trHeight w:val="330"/>
        </w:trPr>
        <w:tc>
          <w:tcPr>
            <w:tcW w:w="1335" w:type="dxa"/>
            <w:tcMar>
              <w:top w:w="40" w:type="dxa"/>
              <w:left w:w="40" w:type="dxa"/>
              <w:bottom w:w="40" w:type="dxa"/>
              <w:right w:w="40" w:type="dxa"/>
            </w:tcMar>
            <w:vAlign w:val="bottom"/>
          </w:tcPr>
          <w:p w14:paraId="5A155F07"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75</w:t>
            </w:r>
          </w:p>
        </w:tc>
        <w:tc>
          <w:tcPr>
            <w:tcW w:w="1335" w:type="dxa"/>
            <w:tcMar>
              <w:top w:w="40" w:type="dxa"/>
              <w:left w:w="40" w:type="dxa"/>
              <w:bottom w:w="40" w:type="dxa"/>
              <w:right w:w="40" w:type="dxa"/>
            </w:tcMar>
            <w:vAlign w:val="bottom"/>
          </w:tcPr>
          <w:p w14:paraId="00EB869C" w14:textId="37200F9E"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42.0</w:t>
            </w:r>
            <w:r w:rsidR="007B3842" w:rsidRPr="0075221E">
              <w:rPr>
                <w:rFonts w:ascii="Times New Roman" w:eastAsia="Times New Roman" w:hAnsi="Times New Roman" w:cs="Times New Roman"/>
                <w:sz w:val="24"/>
                <w:szCs w:val="24"/>
              </w:rPr>
              <w:t xml:space="preserve"> ± 3.6</w:t>
            </w:r>
          </w:p>
        </w:tc>
        <w:tc>
          <w:tcPr>
            <w:tcW w:w="1335" w:type="dxa"/>
            <w:tcMar>
              <w:top w:w="40" w:type="dxa"/>
              <w:left w:w="40" w:type="dxa"/>
              <w:bottom w:w="40" w:type="dxa"/>
              <w:right w:w="40" w:type="dxa"/>
            </w:tcMar>
            <w:vAlign w:val="bottom"/>
          </w:tcPr>
          <w:p w14:paraId="6697B3D6"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41.6</w:t>
            </w:r>
          </w:p>
        </w:tc>
        <w:tc>
          <w:tcPr>
            <w:tcW w:w="1335" w:type="dxa"/>
            <w:tcMar>
              <w:top w:w="40" w:type="dxa"/>
              <w:left w:w="40" w:type="dxa"/>
              <w:bottom w:w="40" w:type="dxa"/>
              <w:right w:w="40" w:type="dxa"/>
            </w:tcMar>
            <w:vAlign w:val="bottom"/>
          </w:tcPr>
          <w:p w14:paraId="64DAF62D"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-18.1</w:t>
            </w:r>
          </w:p>
        </w:tc>
        <w:tc>
          <w:tcPr>
            <w:tcW w:w="1440" w:type="dxa"/>
            <w:tcMar>
              <w:top w:w="40" w:type="dxa"/>
              <w:left w:w="40" w:type="dxa"/>
              <w:bottom w:w="40" w:type="dxa"/>
              <w:right w:w="40" w:type="dxa"/>
            </w:tcMar>
            <w:vAlign w:val="bottom"/>
          </w:tcPr>
          <w:p w14:paraId="3F23150F"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23.9 ± 3.6</w:t>
            </w:r>
          </w:p>
        </w:tc>
        <w:tc>
          <w:tcPr>
            <w:tcW w:w="1365" w:type="dxa"/>
            <w:tcMar>
              <w:top w:w="40" w:type="dxa"/>
              <w:left w:w="40" w:type="dxa"/>
              <w:bottom w:w="40" w:type="dxa"/>
              <w:right w:w="40" w:type="dxa"/>
            </w:tcMar>
            <w:vAlign w:val="bottom"/>
          </w:tcPr>
          <w:p w14:paraId="3FEBABD4"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23.5</w:t>
            </w:r>
          </w:p>
        </w:tc>
        <w:tc>
          <w:tcPr>
            <w:tcW w:w="1200" w:type="dxa"/>
            <w:tcMar>
              <w:top w:w="40" w:type="dxa"/>
              <w:left w:w="40" w:type="dxa"/>
              <w:bottom w:w="40" w:type="dxa"/>
              <w:right w:w="40" w:type="dxa"/>
            </w:tcMar>
            <w:vAlign w:val="bottom"/>
          </w:tcPr>
          <w:p w14:paraId="4F2BB384"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1.7%</w:t>
            </w:r>
          </w:p>
        </w:tc>
      </w:tr>
      <w:tr w:rsidR="00205685" w:rsidRPr="0075221E" w14:paraId="4A60D701" w14:textId="77777777" w:rsidTr="0075221E">
        <w:trPr>
          <w:trHeight w:val="330"/>
        </w:trPr>
        <w:tc>
          <w:tcPr>
            <w:tcW w:w="1335" w:type="dxa"/>
            <w:tcMar>
              <w:top w:w="40" w:type="dxa"/>
              <w:left w:w="40" w:type="dxa"/>
              <w:bottom w:w="40" w:type="dxa"/>
              <w:right w:w="40" w:type="dxa"/>
            </w:tcMar>
            <w:vAlign w:val="bottom"/>
          </w:tcPr>
          <w:p w14:paraId="45C737E9"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85</w:t>
            </w:r>
          </w:p>
        </w:tc>
        <w:tc>
          <w:tcPr>
            <w:tcW w:w="1335" w:type="dxa"/>
            <w:tcMar>
              <w:top w:w="40" w:type="dxa"/>
              <w:left w:w="40" w:type="dxa"/>
              <w:bottom w:w="40" w:type="dxa"/>
              <w:right w:w="40" w:type="dxa"/>
            </w:tcMar>
            <w:vAlign w:val="bottom"/>
          </w:tcPr>
          <w:p w14:paraId="06B8CCE6" w14:textId="6403E2C8"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40.9</w:t>
            </w:r>
            <w:r w:rsidR="007B3842" w:rsidRPr="0075221E">
              <w:rPr>
                <w:rFonts w:ascii="Times New Roman" w:eastAsia="Times New Roman" w:hAnsi="Times New Roman" w:cs="Times New Roman"/>
                <w:sz w:val="24"/>
                <w:szCs w:val="24"/>
              </w:rPr>
              <w:t xml:space="preserve"> ± 4.2</w:t>
            </w:r>
          </w:p>
        </w:tc>
        <w:tc>
          <w:tcPr>
            <w:tcW w:w="1335" w:type="dxa"/>
            <w:tcMar>
              <w:top w:w="40" w:type="dxa"/>
              <w:left w:w="40" w:type="dxa"/>
              <w:bottom w:w="40" w:type="dxa"/>
              <w:right w:w="40" w:type="dxa"/>
            </w:tcMar>
            <w:vAlign w:val="bottom"/>
          </w:tcPr>
          <w:p w14:paraId="7A995291"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41.5</w:t>
            </w:r>
          </w:p>
        </w:tc>
        <w:tc>
          <w:tcPr>
            <w:tcW w:w="1335" w:type="dxa"/>
            <w:tcMar>
              <w:top w:w="40" w:type="dxa"/>
              <w:left w:w="40" w:type="dxa"/>
              <w:bottom w:w="40" w:type="dxa"/>
              <w:right w:w="40" w:type="dxa"/>
            </w:tcMar>
            <w:vAlign w:val="bottom"/>
          </w:tcPr>
          <w:p w14:paraId="67017BA9"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-17.9</w:t>
            </w:r>
          </w:p>
        </w:tc>
        <w:tc>
          <w:tcPr>
            <w:tcW w:w="1440" w:type="dxa"/>
            <w:tcMar>
              <w:top w:w="40" w:type="dxa"/>
              <w:left w:w="40" w:type="dxa"/>
              <w:bottom w:w="40" w:type="dxa"/>
              <w:right w:w="40" w:type="dxa"/>
            </w:tcMar>
            <w:vAlign w:val="bottom"/>
          </w:tcPr>
          <w:p w14:paraId="3EF1ED51"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23.0 ± 4.2</w:t>
            </w:r>
          </w:p>
        </w:tc>
        <w:tc>
          <w:tcPr>
            <w:tcW w:w="1365" w:type="dxa"/>
            <w:tcMar>
              <w:top w:w="40" w:type="dxa"/>
              <w:left w:w="40" w:type="dxa"/>
              <w:bottom w:w="40" w:type="dxa"/>
              <w:right w:w="40" w:type="dxa"/>
            </w:tcMar>
            <w:vAlign w:val="bottom"/>
          </w:tcPr>
          <w:p w14:paraId="622A1DFB"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23.6</w:t>
            </w:r>
          </w:p>
        </w:tc>
        <w:tc>
          <w:tcPr>
            <w:tcW w:w="1200" w:type="dxa"/>
            <w:tcMar>
              <w:top w:w="40" w:type="dxa"/>
              <w:left w:w="40" w:type="dxa"/>
              <w:bottom w:w="40" w:type="dxa"/>
              <w:right w:w="40" w:type="dxa"/>
            </w:tcMar>
            <w:vAlign w:val="bottom"/>
          </w:tcPr>
          <w:p w14:paraId="04CD130F"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-2.4%</w:t>
            </w:r>
          </w:p>
        </w:tc>
      </w:tr>
      <w:tr w:rsidR="00205685" w:rsidRPr="0075221E" w14:paraId="25B34F35" w14:textId="77777777" w:rsidTr="0075221E">
        <w:trPr>
          <w:trHeight w:val="330"/>
        </w:trPr>
        <w:tc>
          <w:tcPr>
            <w:tcW w:w="1335" w:type="dxa"/>
            <w:tcBorders>
              <w:bottom w:val="single" w:sz="6" w:space="0" w:color="000000"/>
            </w:tcBorders>
            <w:tcMar>
              <w:top w:w="40" w:type="dxa"/>
              <w:left w:w="40" w:type="dxa"/>
              <w:bottom w:w="40" w:type="dxa"/>
              <w:right w:w="40" w:type="dxa"/>
            </w:tcMar>
            <w:vAlign w:val="bottom"/>
          </w:tcPr>
          <w:p w14:paraId="00250FD1"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95</w:t>
            </w:r>
          </w:p>
        </w:tc>
        <w:tc>
          <w:tcPr>
            <w:tcW w:w="1335" w:type="dxa"/>
            <w:tcBorders>
              <w:bottom w:val="single" w:sz="6" w:space="0" w:color="000000"/>
            </w:tcBorders>
            <w:tcMar>
              <w:top w:w="40" w:type="dxa"/>
              <w:left w:w="40" w:type="dxa"/>
              <w:bottom w:w="40" w:type="dxa"/>
              <w:right w:w="40" w:type="dxa"/>
            </w:tcMar>
            <w:vAlign w:val="bottom"/>
          </w:tcPr>
          <w:p w14:paraId="28DC7F39" w14:textId="04201051"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41.5</w:t>
            </w:r>
            <w:r w:rsidR="007B3842" w:rsidRPr="0075221E">
              <w:rPr>
                <w:rFonts w:ascii="Times New Roman" w:eastAsia="Times New Roman" w:hAnsi="Times New Roman" w:cs="Times New Roman"/>
                <w:sz w:val="24"/>
                <w:szCs w:val="24"/>
              </w:rPr>
              <w:t xml:space="preserve"> ± 3.1</w:t>
            </w:r>
          </w:p>
        </w:tc>
        <w:tc>
          <w:tcPr>
            <w:tcW w:w="1335" w:type="dxa"/>
            <w:tcBorders>
              <w:bottom w:val="single" w:sz="6" w:space="0" w:color="000000"/>
            </w:tcBorders>
            <w:tcMar>
              <w:top w:w="40" w:type="dxa"/>
              <w:left w:w="40" w:type="dxa"/>
              <w:bottom w:w="40" w:type="dxa"/>
              <w:right w:w="40" w:type="dxa"/>
            </w:tcMar>
            <w:vAlign w:val="bottom"/>
          </w:tcPr>
          <w:p w14:paraId="2E096D53"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41.4</w:t>
            </w:r>
          </w:p>
        </w:tc>
        <w:tc>
          <w:tcPr>
            <w:tcW w:w="1335" w:type="dxa"/>
            <w:tcBorders>
              <w:bottom w:val="single" w:sz="6" w:space="0" w:color="000000"/>
            </w:tcBorders>
            <w:tcMar>
              <w:top w:w="40" w:type="dxa"/>
              <w:left w:w="40" w:type="dxa"/>
              <w:bottom w:w="40" w:type="dxa"/>
              <w:right w:w="40" w:type="dxa"/>
            </w:tcMar>
            <w:vAlign w:val="bottom"/>
          </w:tcPr>
          <w:p w14:paraId="3AB3D32F"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color w:val="1F1F1F"/>
                <w:sz w:val="24"/>
                <w:szCs w:val="24"/>
              </w:rPr>
              <w:t>-17.7</w:t>
            </w:r>
          </w:p>
        </w:tc>
        <w:tc>
          <w:tcPr>
            <w:tcW w:w="1440" w:type="dxa"/>
            <w:tcBorders>
              <w:bottom w:val="single" w:sz="6" w:space="0" w:color="000000"/>
            </w:tcBorders>
            <w:tcMar>
              <w:top w:w="40" w:type="dxa"/>
              <w:left w:w="40" w:type="dxa"/>
              <w:bottom w:w="40" w:type="dxa"/>
              <w:right w:w="40" w:type="dxa"/>
            </w:tcMar>
            <w:vAlign w:val="bottom"/>
          </w:tcPr>
          <w:p w14:paraId="1FB9773C"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23.8 ± 3.1</w:t>
            </w:r>
          </w:p>
        </w:tc>
        <w:tc>
          <w:tcPr>
            <w:tcW w:w="1365" w:type="dxa"/>
            <w:tcBorders>
              <w:bottom w:val="single" w:sz="6" w:space="0" w:color="000000"/>
            </w:tcBorders>
            <w:tcMar>
              <w:top w:w="40" w:type="dxa"/>
              <w:left w:w="40" w:type="dxa"/>
              <w:bottom w:w="40" w:type="dxa"/>
              <w:right w:w="40" w:type="dxa"/>
            </w:tcMar>
            <w:vAlign w:val="bottom"/>
          </w:tcPr>
          <w:p w14:paraId="29200560"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23.7</w:t>
            </w:r>
          </w:p>
        </w:tc>
        <w:tc>
          <w:tcPr>
            <w:tcW w:w="1200" w:type="dxa"/>
            <w:tcBorders>
              <w:bottom w:val="single" w:sz="6" w:space="0" w:color="000000"/>
            </w:tcBorders>
            <w:tcMar>
              <w:top w:w="40" w:type="dxa"/>
              <w:left w:w="40" w:type="dxa"/>
              <w:bottom w:w="40" w:type="dxa"/>
              <w:right w:w="40" w:type="dxa"/>
            </w:tcMar>
            <w:vAlign w:val="bottom"/>
          </w:tcPr>
          <w:p w14:paraId="4C7AFFC7" w14:textId="77777777" w:rsidR="00205685" w:rsidRPr="0075221E" w:rsidRDefault="00046AF6" w:rsidP="00CF3F02">
            <w:pPr>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0.46%</w:t>
            </w:r>
          </w:p>
        </w:tc>
      </w:tr>
    </w:tbl>
    <w:p w14:paraId="60B7B414" w14:textId="02844C18" w:rsidR="0075221E" w:rsidRDefault="0075221E" w:rsidP="00F26BF8">
      <w:pPr>
        <w:spacing w:line="480" w:lineRule="auto"/>
        <w:jc w:val="both"/>
        <w:rPr>
          <w:rFonts w:ascii="Times New Roman" w:eastAsia="Times New Roman" w:hAnsi="Times New Roman" w:cs="Times New Roman"/>
          <w:sz w:val="24"/>
          <w:szCs w:val="24"/>
        </w:rPr>
      </w:pPr>
    </w:p>
    <w:p w14:paraId="02E6C8FD" w14:textId="6CD273F7" w:rsidR="00EC2E07" w:rsidRDefault="008D5344" w:rsidP="00F26BF8">
      <w:pPr>
        <w:spacing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 xml:space="preserve">Table 1 </w:t>
      </w:r>
      <w:r w:rsidR="00CF527B">
        <w:rPr>
          <w:rFonts w:ascii="Times New Roman" w:eastAsia="Times New Roman" w:hAnsi="Times New Roman" w:cs="Times New Roman"/>
          <w:sz w:val="24"/>
          <w:szCs w:val="24"/>
        </w:rPr>
        <w:t>shows</w:t>
      </w:r>
      <w:r>
        <w:rPr>
          <w:rFonts w:ascii="Times New Roman" w:eastAsia="Times New Roman" w:hAnsi="Times New Roman" w:cs="Times New Roman"/>
          <w:sz w:val="24"/>
          <w:szCs w:val="24"/>
        </w:rPr>
        <w:t xml:space="preserve"> the Seebeck coefficients measured on the </w:t>
      </w:r>
      <w:r w:rsidR="00F26BF8" w:rsidRPr="00995F62">
        <w:rPr>
          <w:rFonts w:ascii="Times New Roman" w:eastAsia="Times New Roman" w:hAnsi="Times New Roman" w:cs="Times New Roman"/>
          <w:sz w:val="24"/>
          <w:szCs w:val="24"/>
        </w:rPr>
        <w:t xml:space="preserve">Chromel </w:t>
      </w:r>
      <w:r w:rsidR="00275C21">
        <w:rPr>
          <w:rFonts w:ascii="Times New Roman" w:eastAsia="Times New Roman" w:hAnsi="Times New Roman" w:cs="Times New Roman"/>
          <w:sz w:val="24"/>
          <w:szCs w:val="24"/>
        </w:rPr>
        <w:t xml:space="preserve">wire </w:t>
      </w:r>
      <w:r>
        <w:rPr>
          <w:rFonts w:ascii="Times New Roman" w:eastAsia="Times New Roman" w:hAnsi="Times New Roman" w:cs="Times New Roman"/>
          <w:sz w:val="24"/>
          <w:szCs w:val="24"/>
        </w:rPr>
        <w:t xml:space="preserve">and compares them with the </w:t>
      </w:r>
      <w:r w:rsidR="00CF527B">
        <w:rPr>
          <w:rFonts w:ascii="Times New Roman" w:eastAsia="Times New Roman" w:hAnsi="Times New Roman" w:cs="Times New Roman"/>
          <w:sz w:val="24"/>
          <w:szCs w:val="24"/>
        </w:rPr>
        <w:t xml:space="preserve">literature </w:t>
      </w:r>
      <w:r>
        <w:rPr>
          <w:rFonts w:ascii="Times New Roman" w:eastAsia="Times New Roman" w:hAnsi="Times New Roman" w:cs="Times New Roman"/>
          <w:sz w:val="24"/>
          <w:szCs w:val="24"/>
        </w:rPr>
        <w:t xml:space="preserve">values in the temperature range from 40 </w:t>
      </w:r>
      <w:r w:rsidRPr="00995F6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504E0B">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100 </w:t>
      </w:r>
      <w:r w:rsidRPr="00995F6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83F98">
        <w:rPr>
          <w:rFonts w:ascii="Times New Roman" w:hAnsi="Times New Roman" w:cs="Times New Roman" w:hint="eastAsia"/>
          <w:sz w:val="24"/>
          <w:szCs w:val="24"/>
        </w:rPr>
        <w:t>As explained in Sec</w:t>
      </w:r>
      <w:r w:rsidR="007B3842">
        <w:rPr>
          <w:rFonts w:ascii="Times New Roman" w:hAnsi="Times New Roman" w:cs="Times New Roman"/>
          <w:sz w:val="24"/>
          <w:szCs w:val="24"/>
        </w:rPr>
        <w:t xml:space="preserve">. </w:t>
      </w:r>
      <w:r w:rsidR="00883F98">
        <w:rPr>
          <w:rFonts w:ascii="Times New Roman" w:hAnsi="Times New Roman" w:cs="Times New Roman"/>
          <w:sz w:val="24"/>
          <w:szCs w:val="24"/>
        </w:rPr>
        <w:t>III</w:t>
      </w:r>
      <w:r w:rsidR="00456EF2">
        <w:rPr>
          <w:rFonts w:ascii="Times New Roman" w:hAnsi="Times New Roman" w:cs="Times New Roman"/>
          <w:sz w:val="24"/>
          <w:szCs w:val="24"/>
        </w:rPr>
        <w:t xml:space="preserve"> </w:t>
      </w:r>
      <w:r w:rsidR="00883F98">
        <w:rPr>
          <w:rFonts w:ascii="Times New Roman" w:hAnsi="Times New Roman" w:cs="Times New Roman"/>
          <w:sz w:val="24"/>
          <w:szCs w:val="24"/>
        </w:rPr>
        <w:t>A</w:t>
      </w:r>
      <w:r w:rsidR="00883F98">
        <w:rPr>
          <w:rFonts w:ascii="Times New Roman" w:hAnsi="Times New Roman" w:cs="Times New Roman" w:hint="eastAsia"/>
          <w:sz w:val="24"/>
          <w:szCs w:val="24"/>
        </w:rPr>
        <w:t>, because we</w:t>
      </w:r>
      <w:r w:rsidR="00504E0B">
        <w:rPr>
          <w:rFonts w:ascii="Times New Roman" w:eastAsia="Times New Roman" w:hAnsi="Times New Roman" w:cs="Times New Roman"/>
          <w:sz w:val="24"/>
          <w:szCs w:val="24"/>
        </w:rPr>
        <w:t xml:space="preserve"> used </w:t>
      </w:r>
      <w:proofErr w:type="spellStart"/>
      <w:r w:rsidR="00504E0B">
        <w:rPr>
          <w:rFonts w:ascii="Times New Roman" w:eastAsia="Times New Roman" w:hAnsi="Times New Roman" w:cs="Times New Roman"/>
          <w:sz w:val="24"/>
          <w:szCs w:val="24"/>
        </w:rPr>
        <w:t>Alumel</w:t>
      </w:r>
      <w:proofErr w:type="spellEnd"/>
      <w:r w:rsidR="00504E0B">
        <w:rPr>
          <w:rFonts w:ascii="Times New Roman" w:eastAsia="Times New Roman" w:hAnsi="Times New Roman" w:cs="Times New Roman"/>
          <w:sz w:val="24"/>
          <w:szCs w:val="24"/>
        </w:rPr>
        <w:t xml:space="preserve"> wires to measure the voltage between the hot and cold </w:t>
      </w:r>
      <w:r w:rsidR="00883F98">
        <w:rPr>
          <w:rFonts w:ascii="Times New Roman" w:eastAsia="Times New Roman" w:hAnsi="Times New Roman" w:cs="Times New Roman"/>
          <w:sz w:val="24"/>
          <w:szCs w:val="24"/>
        </w:rPr>
        <w:t>sides</w:t>
      </w:r>
      <w:r w:rsidR="00160999">
        <w:rPr>
          <w:rFonts w:ascii="Times New Roman" w:eastAsia="Times New Roman" w:hAnsi="Times New Roman" w:cs="Times New Roman"/>
          <w:sz w:val="24"/>
          <w:szCs w:val="24"/>
        </w:rPr>
        <w:t xml:space="preserve"> of the sample, we need to add the Seebeck coefficient of the </w:t>
      </w:r>
      <w:proofErr w:type="spellStart"/>
      <w:r w:rsidR="00160999">
        <w:rPr>
          <w:rFonts w:ascii="Times New Roman" w:eastAsia="Times New Roman" w:hAnsi="Times New Roman" w:cs="Times New Roman"/>
          <w:sz w:val="24"/>
          <w:szCs w:val="24"/>
        </w:rPr>
        <w:t>Alumel</w:t>
      </w:r>
      <w:proofErr w:type="spellEnd"/>
      <w:r w:rsidR="00160999">
        <w:rPr>
          <w:rFonts w:ascii="Times New Roman" w:eastAsia="Times New Roman" w:hAnsi="Times New Roman" w:cs="Times New Roman"/>
          <w:sz w:val="24"/>
          <w:szCs w:val="24"/>
        </w:rPr>
        <w:t xml:space="preserve"> wire </w:t>
      </w:r>
      <w:r w:rsidR="00883F98">
        <w:rPr>
          <w:rFonts w:ascii="Times New Roman" w:hAnsi="Times New Roman" w:cs="Times New Roman" w:hint="eastAsia"/>
          <w:sz w:val="24"/>
          <w:szCs w:val="24"/>
        </w:rPr>
        <w:t xml:space="preserve">to the measured Seebeck coefficient to obtain the Seebeck coefficient of the sample (here, Chromel wire). </w:t>
      </w:r>
      <w:r w:rsidR="00160999">
        <w:rPr>
          <w:rFonts w:ascii="Times New Roman" w:eastAsia="Times New Roman" w:hAnsi="Times New Roman" w:cs="Times New Roman"/>
          <w:sz w:val="24"/>
          <w:szCs w:val="24"/>
        </w:rPr>
        <w:t xml:space="preserve">So if </w:t>
      </w:r>
      <w:r w:rsidR="00883F98">
        <w:rPr>
          <w:rFonts w:ascii="Times New Roman" w:hAnsi="Times New Roman" w:cs="Times New Roman" w:hint="eastAsia"/>
          <w:sz w:val="24"/>
          <w:szCs w:val="24"/>
        </w:rPr>
        <w:t>T</w:t>
      </w:r>
      <w:r w:rsidR="00883F98" w:rsidRPr="00883F98">
        <w:rPr>
          <w:rFonts w:ascii="Times New Roman" w:hAnsi="Times New Roman" w:cs="Times New Roman" w:hint="eastAsia"/>
          <w:sz w:val="24"/>
          <w:szCs w:val="24"/>
          <w:vertAlign w:val="subscript"/>
        </w:rPr>
        <w:t>H</w:t>
      </w:r>
      <w:r w:rsidR="00883F98">
        <w:rPr>
          <w:rFonts w:ascii="Times New Roman" w:hAnsi="Times New Roman" w:cs="Times New Roman" w:hint="eastAsia"/>
          <w:sz w:val="24"/>
          <w:szCs w:val="24"/>
        </w:rPr>
        <w:t xml:space="preserve"> is </w:t>
      </w:r>
      <w:r w:rsidR="00160999">
        <w:rPr>
          <w:rFonts w:ascii="Times New Roman" w:eastAsia="Times New Roman" w:hAnsi="Times New Roman" w:cs="Times New Roman"/>
          <w:sz w:val="24"/>
          <w:szCs w:val="24"/>
        </w:rPr>
        <w:t xml:space="preserve">50 </w:t>
      </w:r>
      <w:r w:rsidR="00160999" w:rsidRPr="00995F62">
        <w:rPr>
          <w:rFonts w:ascii="Times New Roman" w:eastAsia="Times New Roman" w:hAnsi="Times New Roman" w:cs="Times New Roman"/>
          <w:sz w:val="24"/>
          <w:szCs w:val="24"/>
        </w:rPr>
        <w:t>℃</w:t>
      </w:r>
      <w:r w:rsidR="00160999">
        <w:rPr>
          <w:rFonts w:ascii="Times New Roman" w:eastAsia="Times New Roman" w:hAnsi="Times New Roman" w:cs="Times New Roman"/>
          <w:sz w:val="24"/>
          <w:szCs w:val="24"/>
        </w:rPr>
        <w:t xml:space="preserve"> and </w:t>
      </w:r>
      <w:r w:rsidR="00883F98">
        <w:rPr>
          <w:rFonts w:ascii="Times New Roman" w:hAnsi="Times New Roman" w:cs="Times New Roman" w:hint="eastAsia"/>
          <w:sz w:val="24"/>
          <w:szCs w:val="24"/>
        </w:rPr>
        <w:t>T</w:t>
      </w:r>
      <w:r w:rsidR="00883F98" w:rsidRPr="00883F98">
        <w:rPr>
          <w:rFonts w:ascii="Times New Roman" w:hAnsi="Times New Roman" w:cs="Times New Roman" w:hint="eastAsia"/>
          <w:sz w:val="24"/>
          <w:szCs w:val="24"/>
          <w:vertAlign w:val="subscript"/>
        </w:rPr>
        <w:t>C</w:t>
      </w:r>
      <w:r w:rsidR="00883F98">
        <w:rPr>
          <w:rFonts w:ascii="Times New Roman" w:hAnsi="Times New Roman" w:cs="Times New Roman" w:hint="eastAsia"/>
          <w:sz w:val="24"/>
          <w:szCs w:val="24"/>
        </w:rPr>
        <w:t xml:space="preserve"> is</w:t>
      </w:r>
      <w:r w:rsidR="00160999">
        <w:rPr>
          <w:rFonts w:ascii="Times New Roman" w:eastAsia="Times New Roman" w:hAnsi="Times New Roman" w:cs="Times New Roman"/>
          <w:sz w:val="24"/>
          <w:szCs w:val="24"/>
        </w:rPr>
        <w:t xml:space="preserve"> 40 </w:t>
      </w:r>
      <w:r w:rsidR="00160999" w:rsidRPr="00995F62">
        <w:rPr>
          <w:rFonts w:ascii="Times New Roman" w:eastAsia="Times New Roman" w:hAnsi="Times New Roman" w:cs="Times New Roman"/>
          <w:sz w:val="24"/>
          <w:szCs w:val="24"/>
        </w:rPr>
        <w:t>℃</w:t>
      </w:r>
      <w:r w:rsidR="00160999">
        <w:rPr>
          <w:rFonts w:ascii="Times New Roman" w:eastAsia="Times New Roman" w:hAnsi="Times New Roman" w:cs="Times New Roman"/>
          <w:sz w:val="24"/>
          <w:szCs w:val="24"/>
        </w:rPr>
        <w:t>, we t</w:t>
      </w:r>
      <w:r w:rsidR="00883F98">
        <w:rPr>
          <w:rFonts w:ascii="Times New Roman" w:hAnsi="Times New Roman" w:cs="Times New Roman" w:hint="eastAsia"/>
          <w:sz w:val="24"/>
          <w:szCs w:val="24"/>
        </w:rPr>
        <w:t>ook</w:t>
      </w:r>
      <w:r w:rsidR="00160999">
        <w:rPr>
          <w:rFonts w:ascii="Times New Roman" w:eastAsia="Times New Roman" w:hAnsi="Times New Roman" w:cs="Times New Roman"/>
          <w:sz w:val="24"/>
          <w:szCs w:val="24"/>
        </w:rPr>
        <w:t xml:space="preserve"> the </w:t>
      </w:r>
      <w:r w:rsidR="00883F98">
        <w:rPr>
          <w:rFonts w:ascii="Times New Roman" w:eastAsia="Times New Roman" w:hAnsi="Times New Roman" w:cs="Times New Roman"/>
          <w:sz w:val="24"/>
          <w:szCs w:val="24"/>
        </w:rPr>
        <w:t>midpoint</w:t>
      </w:r>
      <w:r w:rsidR="00160999">
        <w:rPr>
          <w:rFonts w:ascii="Times New Roman" w:eastAsia="Times New Roman" w:hAnsi="Times New Roman" w:cs="Times New Roman"/>
          <w:sz w:val="24"/>
          <w:szCs w:val="24"/>
        </w:rPr>
        <w:t xml:space="preserve"> (45 </w:t>
      </w:r>
      <w:r w:rsidR="00160999" w:rsidRPr="00995F62">
        <w:rPr>
          <w:rFonts w:ascii="Times New Roman" w:eastAsia="Times New Roman" w:hAnsi="Times New Roman" w:cs="Times New Roman"/>
          <w:sz w:val="24"/>
          <w:szCs w:val="24"/>
        </w:rPr>
        <w:t>℃</w:t>
      </w:r>
      <w:r w:rsidR="00160999">
        <w:rPr>
          <w:rFonts w:ascii="Times New Roman" w:eastAsia="Times New Roman" w:hAnsi="Times New Roman" w:cs="Times New Roman"/>
          <w:sz w:val="24"/>
          <w:szCs w:val="24"/>
        </w:rPr>
        <w:t xml:space="preserve">) as the </w:t>
      </w:r>
      <w:r w:rsidR="00762BBE">
        <w:rPr>
          <w:rFonts w:ascii="Times New Roman" w:eastAsia="Times New Roman" w:hAnsi="Times New Roman" w:cs="Times New Roman"/>
          <w:sz w:val="24"/>
          <w:szCs w:val="24"/>
        </w:rPr>
        <w:t xml:space="preserve">representative </w:t>
      </w:r>
      <w:r w:rsidR="00160999">
        <w:rPr>
          <w:rFonts w:ascii="Times New Roman" w:eastAsia="Times New Roman" w:hAnsi="Times New Roman" w:cs="Times New Roman"/>
          <w:sz w:val="24"/>
          <w:szCs w:val="24"/>
        </w:rPr>
        <w:t>sample temperature, and add</w:t>
      </w:r>
      <w:r w:rsidR="00883F98">
        <w:rPr>
          <w:rFonts w:ascii="Times New Roman" w:hAnsi="Times New Roman" w:cs="Times New Roman" w:hint="eastAsia"/>
          <w:sz w:val="24"/>
          <w:szCs w:val="24"/>
        </w:rPr>
        <w:t>ed</w:t>
      </w:r>
      <w:r w:rsidR="00160999">
        <w:rPr>
          <w:rFonts w:ascii="Times New Roman" w:eastAsia="Times New Roman" w:hAnsi="Times New Roman" w:cs="Times New Roman"/>
          <w:sz w:val="24"/>
          <w:szCs w:val="24"/>
        </w:rPr>
        <w:t xml:space="preserve"> the known Seebeck coefficient </w:t>
      </w:r>
      <w:r w:rsidR="00834A22">
        <w:rPr>
          <w:rFonts w:ascii="Times New Roman" w:eastAsia="Times New Roman" w:hAnsi="Times New Roman" w:cs="Times New Roman"/>
          <w:sz w:val="24"/>
          <w:szCs w:val="24"/>
        </w:rPr>
        <w:t>(</w:t>
      </w:r>
      <w:proofErr w:type="spellStart"/>
      <w:r w:rsidR="00834A22">
        <w:rPr>
          <w:rFonts w:ascii="Times New Roman" w:eastAsia="Times New Roman" w:hAnsi="Times New Roman" w:cs="Times New Roman"/>
          <w:sz w:val="24"/>
          <w:szCs w:val="24"/>
        </w:rPr>
        <w:t>S</w:t>
      </w:r>
      <w:r w:rsidR="00834A22" w:rsidRPr="00834A22">
        <w:rPr>
          <w:rFonts w:ascii="Times New Roman" w:eastAsia="Times New Roman" w:hAnsi="Times New Roman" w:cs="Times New Roman"/>
          <w:sz w:val="24"/>
          <w:szCs w:val="24"/>
          <w:vertAlign w:val="subscript"/>
        </w:rPr>
        <w:t>Al_L</w:t>
      </w:r>
      <w:proofErr w:type="spellEnd"/>
      <w:r w:rsidR="00834A22" w:rsidRPr="00834A22">
        <w:rPr>
          <w:rFonts w:ascii="Times New Roman" w:eastAsia="Times New Roman" w:hAnsi="Times New Roman" w:cs="Times New Roman"/>
          <w:sz w:val="24"/>
          <w:szCs w:val="24"/>
        </w:rPr>
        <w:t xml:space="preserve">) </w:t>
      </w:r>
      <w:r w:rsidR="00160999">
        <w:rPr>
          <w:rFonts w:ascii="Times New Roman" w:eastAsia="Times New Roman" w:hAnsi="Times New Roman" w:cs="Times New Roman"/>
          <w:sz w:val="24"/>
          <w:szCs w:val="24"/>
        </w:rPr>
        <w:t xml:space="preserve">of the </w:t>
      </w:r>
      <w:proofErr w:type="spellStart"/>
      <w:r w:rsidR="00160999">
        <w:rPr>
          <w:rFonts w:ascii="Times New Roman" w:eastAsia="Times New Roman" w:hAnsi="Times New Roman" w:cs="Times New Roman"/>
          <w:sz w:val="24"/>
          <w:szCs w:val="24"/>
        </w:rPr>
        <w:t>Alumel</w:t>
      </w:r>
      <w:proofErr w:type="spellEnd"/>
      <w:r w:rsidR="00160999">
        <w:rPr>
          <w:rFonts w:ascii="Times New Roman" w:eastAsia="Times New Roman" w:hAnsi="Times New Roman" w:cs="Times New Roman"/>
          <w:sz w:val="24"/>
          <w:szCs w:val="24"/>
        </w:rPr>
        <w:t xml:space="preserve"> wire at 45 </w:t>
      </w:r>
      <w:r w:rsidR="00160999" w:rsidRPr="00995F62">
        <w:rPr>
          <w:rFonts w:ascii="Times New Roman" w:eastAsia="Times New Roman" w:hAnsi="Times New Roman" w:cs="Times New Roman"/>
          <w:sz w:val="24"/>
          <w:szCs w:val="24"/>
        </w:rPr>
        <w:t>℃</w:t>
      </w:r>
      <w:r w:rsidR="00A941D2">
        <w:rPr>
          <w:rFonts w:ascii="Times New Roman" w:eastAsia="Times New Roman" w:hAnsi="Times New Roman" w:cs="Times New Roman"/>
          <w:sz w:val="24"/>
          <w:szCs w:val="24"/>
        </w:rPr>
        <w:t xml:space="preserve"> to the measured Seebeck coefficient </w:t>
      </w:r>
      <w:r w:rsidR="00834A22">
        <w:rPr>
          <w:rFonts w:ascii="Times New Roman" w:eastAsia="Times New Roman" w:hAnsi="Times New Roman" w:cs="Times New Roman"/>
          <w:sz w:val="24"/>
          <w:szCs w:val="24"/>
        </w:rPr>
        <w:t>(S</w:t>
      </w:r>
      <w:r w:rsidR="00834A22" w:rsidRPr="00834A22">
        <w:rPr>
          <w:rFonts w:ascii="Times New Roman" w:eastAsia="Times New Roman" w:hAnsi="Times New Roman" w:cs="Times New Roman"/>
          <w:sz w:val="24"/>
          <w:szCs w:val="24"/>
          <w:vertAlign w:val="subscript"/>
        </w:rPr>
        <w:t>K_M</w:t>
      </w:r>
      <w:r w:rsidR="00834A22">
        <w:rPr>
          <w:rFonts w:ascii="Times New Roman" w:eastAsia="Times New Roman" w:hAnsi="Times New Roman" w:cs="Times New Roman"/>
          <w:sz w:val="24"/>
          <w:szCs w:val="24"/>
        </w:rPr>
        <w:t xml:space="preserve">) </w:t>
      </w:r>
      <w:r w:rsidR="00A941D2">
        <w:rPr>
          <w:rFonts w:ascii="Times New Roman" w:eastAsia="Times New Roman" w:hAnsi="Times New Roman" w:cs="Times New Roman"/>
          <w:sz w:val="24"/>
          <w:szCs w:val="24"/>
        </w:rPr>
        <w:t xml:space="preserve">to get the </w:t>
      </w:r>
      <w:r w:rsidR="00834A22">
        <w:rPr>
          <w:rFonts w:ascii="Times New Roman" w:eastAsia="Times New Roman" w:hAnsi="Times New Roman" w:cs="Times New Roman"/>
          <w:sz w:val="24"/>
          <w:szCs w:val="24"/>
        </w:rPr>
        <w:t xml:space="preserve">measured </w:t>
      </w:r>
      <w:r w:rsidR="00A941D2">
        <w:rPr>
          <w:rFonts w:ascii="Times New Roman" w:eastAsia="Times New Roman" w:hAnsi="Times New Roman" w:cs="Times New Roman"/>
          <w:sz w:val="24"/>
          <w:szCs w:val="24"/>
        </w:rPr>
        <w:t xml:space="preserve">Seebeck coefficient </w:t>
      </w:r>
      <w:r w:rsidR="00834A22">
        <w:rPr>
          <w:rFonts w:ascii="Times New Roman" w:eastAsia="Times New Roman" w:hAnsi="Times New Roman" w:cs="Times New Roman"/>
          <w:sz w:val="24"/>
          <w:szCs w:val="24"/>
        </w:rPr>
        <w:t>(</w:t>
      </w:r>
      <w:proofErr w:type="spellStart"/>
      <w:r w:rsidR="00834A22">
        <w:rPr>
          <w:rFonts w:ascii="Times New Roman" w:eastAsia="Times New Roman" w:hAnsi="Times New Roman" w:cs="Times New Roman"/>
          <w:sz w:val="24"/>
          <w:szCs w:val="24"/>
        </w:rPr>
        <w:t>S</w:t>
      </w:r>
      <w:r w:rsidR="00834A22" w:rsidRPr="00BB6F7B">
        <w:rPr>
          <w:rFonts w:ascii="Times New Roman" w:eastAsia="Times New Roman" w:hAnsi="Times New Roman" w:cs="Times New Roman"/>
          <w:sz w:val="24"/>
          <w:szCs w:val="24"/>
          <w:vertAlign w:val="subscript"/>
        </w:rPr>
        <w:t>Ch_M</w:t>
      </w:r>
      <w:proofErr w:type="spellEnd"/>
      <w:r w:rsidR="00834A22">
        <w:rPr>
          <w:rFonts w:ascii="Times New Roman" w:eastAsia="Times New Roman" w:hAnsi="Times New Roman" w:cs="Times New Roman"/>
          <w:sz w:val="24"/>
          <w:szCs w:val="24"/>
        </w:rPr>
        <w:t xml:space="preserve">) </w:t>
      </w:r>
      <w:r w:rsidR="00A941D2">
        <w:rPr>
          <w:rFonts w:ascii="Times New Roman" w:eastAsia="Times New Roman" w:hAnsi="Times New Roman" w:cs="Times New Roman"/>
          <w:sz w:val="24"/>
          <w:szCs w:val="24"/>
        </w:rPr>
        <w:t xml:space="preserve">of the </w:t>
      </w:r>
      <w:r w:rsidR="00834A22">
        <w:rPr>
          <w:rFonts w:ascii="Times New Roman" w:eastAsia="Times New Roman" w:hAnsi="Times New Roman" w:cs="Times New Roman"/>
          <w:sz w:val="24"/>
          <w:szCs w:val="24"/>
        </w:rPr>
        <w:t>Chromel wire</w:t>
      </w:r>
      <w:r w:rsidR="00BB6F7B">
        <w:rPr>
          <w:rFonts w:ascii="Times New Roman" w:eastAsia="Times New Roman" w:hAnsi="Times New Roman" w:cs="Times New Roman"/>
          <w:sz w:val="24"/>
          <w:szCs w:val="24"/>
        </w:rPr>
        <w:t xml:space="preserve">: that is </w:t>
      </w:r>
      <w:proofErr w:type="spellStart"/>
      <w:r w:rsidR="00BB6F7B">
        <w:rPr>
          <w:rFonts w:ascii="Times New Roman" w:eastAsia="Times New Roman" w:hAnsi="Times New Roman" w:cs="Times New Roman"/>
          <w:sz w:val="24"/>
          <w:szCs w:val="24"/>
        </w:rPr>
        <w:t>S</w:t>
      </w:r>
      <w:r w:rsidR="00BB6F7B" w:rsidRPr="00BB6F7B">
        <w:rPr>
          <w:rFonts w:ascii="Times New Roman" w:eastAsia="Times New Roman" w:hAnsi="Times New Roman" w:cs="Times New Roman"/>
          <w:sz w:val="24"/>
          <w:szCs w:val="24"/>
          <w:vertAlign w:val="subscript"/>
        </w:rPr>
        <w:t>Ch_M</w:t>
      </w:r>
      <w:proofErr w:type="spellEnd"/>
      <w:r w:rsidR="00BB6F7B">
        <w:rPr>
          <w:rFonts w:ascii="Times New Roman" w:eastAsia="Times New Roman" w:hAnsi="Times New Roman" w:cs="Times New Roman"/>
          <w:sz w:val="24"/>
          <w:szCs w:val="24"/>
        </w:rPr>
        <w:t xml:space="preserve"> = S</w:t>
      </w:r>
      <w:r w:rsidR="00BB6F7B" w:rsidRPr="00834A22">
        <w:rPr>
          <w:rFonts w:ascii="Times New Roman" w:eastAsia="Times New Roman" w:hAnsi="Times New Roman" w:cs="Times New Roman"/>
          <w:sz w:val="24"/>
          <w:szCs w:val="24"/>
          <w:vertAlign w:val="subscript"/>
        </w:rPr>
        <w:t>K_M</w:t>
      </w:r>
      <w:r w:rsidR="00BB6F7B">
        <w:rPr>
          <w:rFonts w:ascii="Times New Roman" w:eastAsia="Times New Roman" w:hAnsi="Times New Roman" w:cs="Times New Roman"/>
          <w:sz w:val="24"/>
          <w:szCs w:val="24"/>
        </w:rPr>
        <w:t xml:space="preserve"> + </w:t>
      </w:r>
      <w:proofErr w:type="spellStart"/>
      <w:r w:rsidR="00BB6F7B">
        <w:rPr>
          <w:rFonts w:ascii="Times New Roman" w:eastAsia="Times New Roman" w:hAnsi="Times New Roman" w:cs="Times New Roman"/>
          <w:sz w:val="24"/>
          <w:szCs w:val="24"/>
        </w:rPr>
        <w:t>S</w:t>
      </w:r>
      <w:r w:rsidR="00834A22" w:rsidRPr="00834A22">
        <w:rPr>
          <w:rFonts w:ascii="Times New Roman" w:eastAsia="Times New Roman" w:hAnsi="Times New Roman" w:cs="Times New Roman"/>
          <w:sz w:val="24"/>
          <w:szCs w:val="24"/>
          <w:vertAlign w:val="subscript"/>
        </w:rPr>
        <w:t>A</w:t>
      </w:r>
      <w:r w:rsidR="00BB6F7B" w:rsidRPr="00834A22">
        <w:rPr>
          <w:rFonts w:ascii="Times New Roman" w:eastAsia="Times New Roman" w:hAnsi="Times New Roman" w:cs="Times New Roman"/>
          <w:sz w:val="24"/>
          <w:szCs w:val="24"/>
          <w:vertAlign w:val="subscript"/>
        </w:rPr>
        <w:t>l</w:t>
      </w:r>
      <w:r w:rsidR="00834A22" w:rsidRPr="00834A22">
        <w:rPr>
          <w:rFonts w:ascii="Times New Roman" w:eastAsia="Times New Roman" w:hAnsi="Times New Roman" w:cs="Times New Roman"/>
          <w:sz w:val="24"/>
          <w:szCs w:val="24"/>
          <w:vertAlign w:val="subscript"/>
        </w:rPr>
        <w:t>_L</w:t>
      </w:r>
      <w:proofErr w:type="spellEnd"/>
      <w:r w:rsidR="00244A01">
        <w:rPr>
          <w:rFonts w:ascii="Times New Roman" w:eastAsia="Times New Roman" w:hAnsi="Times New Roman" w:cs="Times New Roman"/>
          <w:sz w:val="24"/>
          <w:szCs w:val="24"/>
        </w:rPr>
        <w:t>.</w:t>
      </w:r>
      <w:r w:rsidR="00BB6F7B">
        <w:rPr>
          <w:rFonts w:ascii="Times New Roman" w:eastAsia="Times New Roman" w:hAnsi="Times New Roman" w:cs="Times New Roman"/>
          <w:sz w:val="24"/>
          <w:szCs w:val="24"/>
        </w:rPr>
        <w:t xml:space="preserve"> </w:t>
      </w:r>
      <w:r w:rsidR="00883F98">
        <w:rPr>
          <w:rFonts w:ascii="Times New Roman" w:hAnsi="Times New Roman" w:cs="Times New Roman" w:hint="eastAsia"/>
          <w:sz w:val="24"/>
          <w:szCs w:val="24"/>
        </w:rPr>
        <w:t xml:space="preserve">Uncertainty in </w:t>
      </w:r>
      <w:proofErr w:type="spellStart"/>
      <w:r w:rsidR="00883F98">
        <w:rPr>
          <w:rFonts w:ascii="Times New Roman" w:eastAsia="Times New Roman" w:hAnsi="Times New Roman" w:cs="Times New Roman"/>
          <w:sz w:val="24"/>
          <w:szCs w:val="24"/>
        </w:rPr>
        <w:t>S</w:t>
      </w:r>
      <w:r w:rsidR="00883F98" w:rsidRPr="00BB6F7B">
        <w:rPr>
          <w:rFonts w:ascii="Times New Roman" w:eastAsia="Times New Roman" w:hAnsi="Times New Roman" w:cs="Times New Roman"/>
          <w:sz w:val="24"/>
          <w:szCs w:val="24"/>
          <w:vertAlign w:val="subscript"/>
        </w:rPr>
        <w:t>Ch_M</w:t>
      </w:r>
      <w:proofErr w:type="spellEnd"/>
      <w:r w:rsidR="00883F98" w:rsidRPr="00FA5283">
        <w:rPr>
          <w:rFonts w:ascii="Times New Roman" w:hAnsi="Times New Roman" w:cs="Times New Roman" w:hint="eastAsia"/>
          <w:sz w:val="24"/>
          <w:szCs w:val="24"/>
        </w:rPr>
        <w:t xml:space="preserve"> </w:t>
      </w:r>
      <w:r w:rsidR="00FA5283">
        <w:rPr>
          <w:rFonts w:ascii="Times New Roman" w:hAnsi="Times New Roman" w:cs="Times New Roman" w:hint="eastAsia"/>
          <w:sz w:val="24"/>
          <w:szCs w:val="24"/>
        </w:rPr>
        <w:t xml:space="preserve">is estimated from the standard deviations of </w:t>
      </w:r>
      <w:r w:rsidR="0000734B">
        <w:rPr>
          <w:rFonts w:ascii="Times New Roman" w:hAnsi="Times New Roman" w:cs="Times New Roman"/>
          <w:sz w:val="24"/>
          <w:szCs w:val="24"/>
        </w:rPr>
        <w:t>100 data points at each temperature</w:t>
      </w:r>
      <w:r w:rsidR="00FA5283">
        <w:rPr>
          <w:rFonts w:ascii="Times New Roman" w:hAnsi="Times New Roman" w:cs="Times New Roman" w:hint="eastAsia"/>
          <w:sz w:val="24"/>
          <w:szCs w:val="24"/>
        </w:rPr>
        <w:t xml:space="preserve">. One can see </w:t>
      </w:r>
      <w:r w:rsidR="004A6BB1">
        <w:rPr>
          <w:rFonts w:ascii="Times New Roman" w:hAnsi="Times New Roman" w:cs="Times New Roman"/>
          <w:sz w:val="24"/>
          <w:szCs w:val="24"/>
        </w:rPr>
        <w:t xml:space="preserve">that the </w:t>
      </w:r>
      <w:r w:rsidR="00152324">
        <w:rPr>
          <w:rFonts w:ascii="Times New Roman" w:hAnsi="Times New Roman" w:cs="Times New Roman"/>
          <w:sz w:val="24"/>
          <w:szCs w:val="24"/>
        </w:rPr>
        <w:t>measured Seebeck coefficients (</w:t>
      </w:r>
      <w:proofErr w:type="spellStart"/>
      <w:r w:rsidR="004A6BB1">
        <w:rPr>
          <w:rFonts w:ascii="Times New Roman" w:eastAsia="Times New Roman" w:hAnsi="Times New Roman" w:cs="Times New Roman"/>
          <w:sz w:val="24"/>
          <w:szCs w:val="24"/>
        </w:rPr>
        <w:t>S</w:t>
      </w:r>
      <w:r w:rsidR="004A6BB1" w:rsidRPr="00BB6F7B">
        <w:rPr>
          <w:rFonts w:ascii="Times New Roman" w:eastAsia="Times New Roman" w:hAnsi="Times New Roman" w:cs="Times New Roman"/>
          <w:sz w:val="24"/>
          <w:szCs w:val="24"/>
          <w:vertAlign w:val="subscript"/>
        </w:rPr>
        <w:t>Ch_M</w:t>
      </w:r>
      <w:proofErr w:type="spellEnd"/>
      <w:r w:rsidR="00152324">
        <w:rPr>
          <w:rFonts w:ascii="Times New Roman" w:hAnsi="Times New Roman" w:cs="Times New Roman"/>
          <w:sz w:val="24"/>
          <w:szCs w:val="24"/>
        </w:rPr>
        <w:t xml:space="preserve">) </w:t>
      </w:r>
      <w:r w:rsidR="004A6BB1">
        <w:rPr>
          <w:rFonts w:ascii="Times New Roman" w:hAnsi="Times New Roman" w:cs="Times New Roman"/>
          <w:sz w:val="24"/>
          <w:szCs w:val="24"/>
        </w:rPr>
        <w:t xml:space="preserve">are </w:t>
      </w:r>
      <w:r w:rsidR="00152324">
        <w:rPr>
          <w:rFonts w:ascii="Times New Roman" w:hAnsi="Times New Roman" w:cs="Times New Roman"/>
          <w:sz w:val="24"/>
          <w:szCs w:val="24"/>
        </w:rPr>
        <w:t xml:space="preserve">all </w:t>
      </w:r>
      <w:r w:rsidR="004A6BB1">
        <w:rPr>
          <w:rFonts w:ascii="Times New Roman" w:hAnsi="Times New Roman" w:cs="Times New Roman"/>
          <w:sz w:val="24"/>
          <w:szCs w:val="24"/>
        </w:rPr>
        <w:t>consistent with the literature values (</w:t>
      </w:r>
      <w:proofErr w:type="spellStart"/>
      <w:r w:rsidR="004A6BB1">
        <w:rPr>
          <w:rFonts w:ascii="Times New Roman" w:eastAsia="Times New Roman" w:hAnsi="Times New Roman" w:cs="Times New Roman"/>
          <w:sz w:val="24"/>
          <w:szCs w:val="24"/>
        </w:rPr>
        <w:t>S</w:t>
      </w:r>
      <w:r w:rsidR="004A6BB1" w:rsidRPr="00BB6F7B">
        <w:rPr>
          <w:rFonts w:ascii="Times New Roman" w:eastAsia="Times New Roman" w:hAnsi="Times New Roman" w:cs="Times New Roman"/>
          <w:sz w:val="24"/>
          <w:szCs w:val="24"/>
          <w:vertAlign w:val="subscript"/>
        </w:rPr>
        <w:t>Ch_</w:t>
      </w:r>
      <w:r w:rsidR="004A6BB1">
        <w:rPr>
          <w:rFonts w:ascii="Times New Roman" w:eastAsia="Times New Roman" w:hAnsi="Times New Roman" w:cs="Times New Roman"/>
          <w:sz w:val="24"/>
          <w:szCs w:val="24"/>
          <w:vertAlign w:val="subscript"/>
        </w:rPr>
        <w:t>L</w:t>
      </w:r>
      <w:proofErr w:type="spellEnd"/>
      <w:r w:rsidR="004A6BB1" w:rsidRPr="004A6BB1">
        <w:rPr>
          <w:rFonts w:ascii="Times New Roman" w:eastAsia="Times New Roman" w:hAnsi="Times New Roman" w:cs="Times New Roman"/>
          <w:sz w:val="24"/>
          <w:szCs w:val="24"/>
        </w:rPr>
        <w:t>)</w:t>
      </w:r>
      <w:r w:rsidR="004A6BB1">
        <w:rPr>
          <w:rFonts w:ascii="Times New Roman" w:eastAsia="Times New Roman" w:hAnsi="Times New Roman" w:cs="Times New Roman"/>
          <w:sz w:val="24"/>
          <w:szCs w:val="24"/>
          <w:vertAlign w:val="subscript"/>
        </w:rPr>
        <w:t xml:space="preserve"> </w:t>
      </w:r>
      <w:r w:rsidR="00366CB6">
        <w:rPr>
          <w:rFonts w:ascii="Times New Roman" w:hAnsi="Times New Roman" w:cs="Times New Roman"/>
          <w:sz w:val="24"/>
          <w:szCs w:val="24"/>
        </w:rPr>
        <w:t xml:space="preserve">within </w:t>
      </w:r>
      <w:r w:rsidR="00183DC8">
        <w:rPr>
          <w:rFonts w:ascii="Times New Roman" w:hAnsi="Times New Roman" w:cs="Times New Roman"/>
          <w:sz w:val="24"/>
          <w:szCs w:val="24"/>
        </w:rPr>
        <w:t xml:space="preserve">the </w:t>
      </w:r>
      <w:r w:rsidR="00762BBE">
        <w:rPr>
          <w:rFonts w:ascii="Times New Roman" w:hAnsi="Times New Roman" w:cs="Times New Roman"/>
          <w:sz w:val="24"/>
          <w:szCs w:val="24"/>
        </w:rPr>
        <w:t>standard deviation</w:t>
      </w:r>
      <w:r w:rsidR="00183DC8">
        <w:rPr>
          <w:rFonts w:ascii="Times New Roman" w:hAnsi="Times New Roman" w:cs="Times New Roman"/>
          <w:sz w:val="24"/>
          <w:szCs w:val="24"/>
        </w:rPr>
        <w:t>s</w:t>
      </w:r>
      <w:r w:rsidR="00762BBE">
        <w:rPr>
          <w:rFonts w:ascii="Times New Roman" w:hAnsi="Times New Roman" w:cs="Times New Roman"/>
          <w:sz w:val="24"/>
          <w:szCs w:val="24"/>
        </w:rPr>
        <w:t xml:space="preserve"> (~10%).</w:t>
      </w:r>
      <w:r w:rsidR="00152324">
        <w:rPr>
          <w:rFonts w:ascii="Times New Roman" w:hAnsi="Times New Roman" w:cs="Times New Roman"/>
          <w:sz w:val="24"/>
          <w:szCs w:val="24"/>
        </w:rPr>
        <w:t xml:space="preserve"> As for the conductivity (resistance) measurement</w:t>
      </w:r>
      <w:r w:rsidR="001C14FB">
        <w:rPr>
          <w:rFonts w:ascii="Times New Roman" w:hAnsi="Times New Roman" w:cs="Times New Roman"/>
          <w:sz w:val="24"/>
          <w:szCs w:val="24"/>
        </w:rPr>
        <w:t xml:space="preserve">, because this </w:t>
      </w:r>
      <w:r w:rsidR="00152324">
        <w:rPr>
          <w:rFonts w:ascii="Times New Roman" w:hAnsi="Times New Roman" w:cs="Times New Roman"/>
          <w:sz w:val="24"/>
          <w:szCs w:val="24"/>
        </w:rPr>
        <w:t xml:space="preserve">setup is </w:t>
      </w:r>
      <w:r w:rsidR="00994722">
        <w:rPr>
          <w:rFonts w:ascii="Times New Roman" w:hAnsi="Times New Roman" w:cs="Times New Roman"/>
          <w:sz w:val="24"/>
          <w:szCs w:val="24"/>
        </w:rPr>
        <w:t xml:space="preserve">primarily </w:t>
      </w:r>
      <w:r w:rsidR="00152324">
        <w:rPr>
          <w:rFonts w:ascii="Times New Roman" w:hAnsi="Times New Roman" w:cs="Times New Roman"/>
          <w:sz w:val="24"/>
          <w:szCs w:val="24"/>
        </w:rPr>
        <w:t xml:space="preserve">designed for </w:t>
      </w:r>
      <w:r w:rsidR="003B7E97">
        <w:rPr>
          <w:rFonts w:ascii="Times New Roman" w:hAnsi="Times New Roman" w:cs="Times New Roman"/>
          <w:sz w:val="24"/>
          <w:szCs w:val="24"/>
        </w:rPr>
        <w:t>van</w:t>
      </w:r>
      <w:r w:rsidR="00152324">
        <w:rPr>
          <w:rFonts w:ascii="Times New Roman" w:hAnsi="Times New Roman" w:cs="Times New Roman"/>
          <w:sz w:val="24"/>
          <w:szCs w:val="24"/>
        </w:rPr>
        <w:t xml:space="preserve"> der Pauw geometry of thin film samples, </w:t>
      </w:r>
      <w:r w:rsidR="00366CB6">
        <w:rPr>
          <w:rFonts w:ascii="Times New Roman" w:hAnsi="Times New Roman" w:cs="Times New Roman"/>
          <w:sz w:val="24"/>
          <w:szCs w:val="24"/>
        </w:rPr>
        <w:t xml:space="preserve">we </w:t>
      </w:r>
      <w:r w:rsidR="00690332">
        <w:rPr>
          <w:rFonts w:ascii="Times New Roman" w:hAnsi="Times New Roman" w:cs="Times New Roman"/>
          <w:sz w:val="24"/>
          <w:szCs w:val="24"/>
        </w:rPr>
        <w:t>did not try to get</w:t>
      </w:r>
      <w:r w:rsidR="00366CB6">
        <w:rPr>
          <w:rFonts w:ascii="Times New Roman" w:hAnsi="Times New Roman" w:cs="Times New Roman"/>
          <w:sz w:val="24"/>
          <w:szCs w:val="24"/>
        </w:rPr>
        <w:t xml:space="preserve"> </w:t>
      </w:r>
      <w:r w:rsidR="00690332">
        <w:rPr>
          <w:rFonts w:ascii="Times New Roman" w:hAnsi="Times New Roman" w:cs="Times New Roman"/>
          <w:sz w:val="24"/>
          <w:szCs w:val="24"/>
        </w:rPr>
        <w:t>quantitatively reliable</w:t>
      </w:r>
      <w:r w:rsidR="001C14FB">
        <w:rPr>
          <w:rFonts w:ascii="Times New Roman" w:hAnsi="Times New Roman" w:cs="Times New Roman"/>
          <w:sz w:val="24"/>
          <w:szCs w:val="24"/>
        </w:rPr>
        <w:t xml:space="preserve"> conductivity values for the wire </w:t>
      </w:r>
      <w:r w:rsidR="00366CB6">
        <w:rPr>
          <w:rFonts w:ascii="Times New Roman" w:hAnsi="Times New Roman" w:cs="Times New Roman"/>
          <w:sz w:val="24"/>
          <w:szCs w:val="24"/>
        </w:rPr>
        <w:t xml:space="preserve">sample. </w:t>
      </w:r>
      <w:r w:rsidR="001C14FB">
        <w:rPr>
          <w:rFonts w:ascii="Times New Roman" w:hAnsi="Times New Roman" w:cs="Times New Roman"/>
          <w:sz w:val="24"/>
          <w:szCs w:val="24"/>
        </w:rPr>
        <w:t xml:space="preserve">Nonetheless, we </w:t>
      </w:r>
      <w:r w:rsidR="00762BBE">
        <w:rPr>
          <w:rFonts w:ascii="Times New Roman" w:hAnsi="Times New Roman" w:cs="Times New Roman"/>
          <w:sz w:val="24"/>
          <w:szCs w:val="24"/>
        </w:rPr>
        <w:t>conf</w:t>
      </w:r>
      <w:r w:rsidR="001C14FB">
        <w:rPr>
          <w:rFonts w:ascii="Times New Roman" w:hAnsi="Times New Roman" w:cs="Times New Roman"/>
          <w:sz w:val="24"/>
          <w:szCs w:val="24"/>
        </w:rPr>
        <w:t>irm</w:t>
      </w:r>
      <w:r w:rsidR="00762BBE">
        <w:rPr>
          <w:rFonts w:ascii="Times New Roman" w:hAnsi="Times New Roman" w:cs="Times New Roman"/>
          <w:sz w:val="24"/>
          <w:szCs w:val="24"/>
        </w:rPr>
        <w:t>ed</w:t>
      </w:r>
      <w:r w:rsidR="001C14FB">
        <w:rPr>
          <w:rFonts w:ascii="Times New Roman" w:hAnsi="Times New Roman" w:cs="Times New Roman"/>
          <w:sz w:val="24"/>
          <w:szCs w:val="24"/>
        </w:rPr>
        <w:t xml:space="preserve"> that the resistance measurement </w:t>
      </w:r>
      <w:r w:rsidR="00EC2E07">
        <w:rPr>
          <w:rFonts w:ascii="Times New Roman" w:hAnsi="Times New Roman" w:cs="Times New Roman"/>
          <w:sz w:val="24"/>
          <w:szCs w:val="24"/>
        </w:rPr>
        <w:t xml:space="preserve">setup works </w:t>
      </w:r>
      <w:r w:rsidR="001C14FB">
        <w:rPr>
          <w:rFonts w:ascii="Times New Roman" w:hAnsi="Times New Roman" w:cs="Times New Roman"/>
          <w:sz w:val="24"/>
          <w:szCs w:val="24"/>
        </w:rPr>
        <w:t>as expected</w:t>
      </w:r>
      <w:r w:rsidR="00690332">
        <w:rPr>
          <w:rFonts w:ascii="Times New Roman" w:hAnsi="Times New Roman" w:cs="Times New Roman"/>
          <w:sz w:val="24"/>
          <w:szCs w:val="24"/>
        </w:rPr>
        <w:t xml:space="preserve">, providing </w:t>
      </w:r>
      <w:r w:rsidR="004A05E6">
        <w:rPr>
          <w:rFonts w:ascii="Times New Roman" w:hAnsi="Times New Roman" w:cs="Times New Roman"/>
          <w:sz w:val="24"/>
          <w:szCs w:val="24"/>
        </w:rPr>
        <w:t xml:space="preserve">resistance </w:t>
      </w:r>
      <w:r w:rsidR="0016014B">
        <w:rPr>
          <w:rFonts w:ascii="Times New Roman" w:hAnsi="Times New Roman" w:cs="Times New Roman"/>
          <w:sz w:val="24"/>
          <w:szCs w:val="24"/>
        </w:rPr>
        <w:t xml:space="preserve">values </w:t>
      </w:r>
      <w:r w:rsidR="00690332">
        <w:rPr>
          <w:rFonts w:ascii="Times New Roman" w:hAnsi="Times New Roman" w:cs="Times New Roman"/>
          <w:sz w:val="24"/>
          <w:szCs w:val="24"/>
        </w:rPr>
        <w:t xml:space="preserve">reasonable </w:t>
      </w:r>
      <w:r w:rsidR="0016014B">
        <w:rPr>
          <w:rFonts w:ascii="Times New Roman" w:hAnsi="Times New Roman" w:cs="Times New Roman"/>
          <w:sz w:val="24"/>
          <w:szCs w:val="24"/>
        </w:rPr>
        <w:t>for the Chromel wire</w:t>
      </w:r>
      <w:r w:rsidR="00994722">
        <w:rPr>
          <w:rFonts w:ascii="Times New Roman" w:hAnsi="Times New Roman" w:cs="Times New Roman"/>
          <w:sz w:val="24"/>
          <w:szCs w:val="24"/>
        </w:rPr>
        <w:t xml:space="preserve">, </w:t>
      </w:r>
      <w:r w:rsidR="00690332">
        <w:rPr>
          <w:rFonts w:ascii="Times New Roman" w:hAnsi="Times New Roman" w:cs="Times New Roman"/>
          <w:sz w:val="24"/>
          <w:szCs w:val="24"/>
        </w:rPr>
        <w:t xml:space="preserve">based on its known </w:t>
      </w:r>
      <w:r w:rsidR="00994722">
        <w:rPr>
          <w:rFonts w:ascii="Times New Roman" w:hAnsi="Times New Roman" w:cs="Times New Roman"/>
          <w:sz w:val="24"/>
          <w:szCs w:val="24"/>
        </w:rPr>
        <w:t xml:space="preserve">room temperature resistivity of ~0.7 </w:t>
      </w:r>
      <w:r w:rsidR="00994722">
        <w:rPr>
          <w:rFonts w:ascii="Times New Roman" w:hAnsi="Times New Roman" w:cs="Times New Roman"/>
          <w:sz w:val="24"/>
          <w:szCs w:val="24"/>
        </w:rPr>
        <w:sym w:font="Symbol" w:char="F06D"/>
      </w:r>
      <w:proofErr w:type="spellStart"/>
      <w:r w:rsidR="00994722">
        <w:rPr>
          <w:rFonts w:ascii="Times New Roman" w:hAnsi="Times New Roman" w:cs="Times New Roman"/>
          <w:sz w:val="24"/>
          <w:szCs w:val="24"/>
        </w:rPr>
        <w:t>Ωm</w:t>
      </w:r>
      <w:proofErr w:type="spellEnd"/>
      <w:r w:rsidR="00EC2E07">
        <w:rPr>
          <w:rFonts w:ascii="Times New Roman" w:hAnsi="Times New Roman" w:cs="Times New Roman"/>
          <w:sz w:val="24"/>
          <w:szCs w:val="24"/>
        </w:rPr>
        <w:t>.</w:t>
      </w:r>
      <w:r w:rsidR="0069423E" w:rsidRPr="009C504F">
        <w:rPr>
          <w:rStyle w:val="FootnoteReference"/>
        </w:rPr>
        <w:footnoteReference w:id="1"/>
      </w:r>
      <w:r w:rsidR="00EC2E07">
        <w:rPr>
          <w:rFonts w:ascii="Times New Roman" w:hAnsi="Times New Roman" w:cs="Times New Roman"/>
          <w:sz w:val="24"/>
          <w:szCs w:val="24"/>
        </w:rPr>
        <w:t xml:space="preserve"> </w:t>
      </w:r>
    </w:p>
    <w:p w14:paraId="63106836" w14:textId="77777777" w:rsidR="008F101E" w:rsidRDefault="008F101E" w:rsidP="00F26BF8">
      <w:pPr>
        <w:spacing w:line="480" w:lineRule="auto"/>
        <w:jc w:val="both"/>
        <w:rPr>
          <w:rFonts w:ascii="Times New Roman" w:hAnsi="Times New Roman" w:cs="Times New Roman"/>
          <w:sz w:val="24"/>
          <w:szCs w:val="24"/>
        </w:rPr>
      </w:pPr>
    </w:p>
    <w:p w14:paraId="1A7B3757" w14:textId="77777777" w:rsidR="00111191" w:rsidRDefault="00111191" w:rsidP="00F26BF8">
      <w:pPr>
        <w:spacing w:line="480" w:lineRule="auto"/>
        <w:jc w:val="both"/>
        <w:rPr>
          <w:rFonts w:ascii="Times New Roman" w:hAnsi="Times New Roman" w:cs="Times New Roman"/>
          <w:sz w:val="24"/>
          <w:szCs w:val="24"/>
        </w:rPr>
      </w:pPr>
    </w:p>
    <w:p w14:paraId="104115C5" w14:textId="77777777" w:rsidR="00111191" w:rsidRDefault="00111191" w:rsidP="00F26BF8">
      <w:pPr>
        <w:spacing w:line="480" w:lineRule="auto"/>
        <w:jc w:val="both"/>
        <w:rPr>
          <w:rFonts w:ascii="Times New Roman" w:hAnsi="Times New Roman" w:cs="Times New Roman"/>
          <w:sz w:val="24"/>
          <w:szCs w:val="24"/>
        </w:rPr>
      </w:pPr>
    </w:p>
    <w:p w14:paraId="3A8691DF" w14:textId="77777777" w:rsidR="00111191" w:rsidRDefault="00111191" w:rsidP="00F26BF8">
      <w:pPr>
        <w:spacing w:line="480" w:lineRule="auto"/>
        <w:jc w:val="both"/>
        <w:rPr>
          <w:rFonts w:ascii="Times New Roman" w:hAnsi="Times New Roman" w:cs="Times New Roman"/>
          <w:sz w:val="24"/>
          <w:szCs w:val="24"/>
        </w:rPr>
      </w:pPr>
    </w:p>
    <w:p w14:paraId="5610BB1F" w14:textId="77777777" w:rsidR="00111191" w:rsidRDefault="00111191" w:rsidP="00F26BF8">
      <w:pPr>
        <w:spacing w:line="480" w:lineRule="auto"/>
        <w:jc w:val="both"/>
        <w:rPr>
          <w:rFonts w:ascii="Times New Roman" w:hAnsi="Times New Roman" w:cs="Times New Roman"/>
          <w:sz w:val="24"/>
          <w:szCs w:val="24"/>
        </w:rPr>
      </w:pPr>
    </w:p>
    <w:p w14:paraId="6C96CE3D" w14:textId="476BBF3C" w:rsidR="008F101E" w:rsidRDefault="008F101E" w:rsidP="008F101E">
      <w:pPr>
        <w:spacing w:line="480" w:lineRule="auto"/>
        <w:jc w:val="both"/>
        <w:rPr>
          <w:rFonts w:ascii="Times New Roman" w:eastAsia="Times New Roman" w:hAnsi="Times New Roman" w:cs="Times New Roman"/>
          <w:i/>
          <w:sz w:val="24"/>
          <w:szCs w:val="24"/>
        </w:rPr>
      </w:pPr>
    </w:p>
    <w:p w14:paraId="5D571D9E" w14:textId="39554185" w:rsidR="0075221E" w:rsidRPr="00995F62" w:rsidRDefault="009F347B" w:rsidP="0075221E">
      <w:pPr>
        <w:spacing w:line="480" w:lineRule="auto"/>
        <w:jc w:val="both"/>
        <w:rPr>
          <w:rFonts w:ascii="Times New Roman" w:eastAsia="Times New Roman" w:hAnsi="Times New Roman" w:cs="Times New Roman"/>
          <w:sz w:val="24"/>
          <w:szCs w:val="24"/>
        </w:rPr>
      </w:pPr>
      <w:r w:rsidRPr="00111191">
        <w:rPr>
          <w:rFonts w:ascii="Times New Roman" w:eastAsia="Times New Roman" w:hAnsi="Times New Roman" w:cs="Times New Roman"/>
          <w:b/>
          <w:sz w:val="24"/>
          <w:szCs w:val="24"/>
        </w:rPr>
        <w:lastRenderedPageBreak/>
        <w:t>Table 2</w:t>
      </w:r>
      <w:r>
        <w:rPr>
          <w:rFonts w:ascii="Times New Roman" w:eastAsia="Times New Roman" w:hAnsi="Times New Roman" w:cs="Times New Roman"/>
          <w:b/>
          <w:sz w:val="24"/>
          <w:szCs w:val="24"/>
        </w:rPr>
        <w:t xml:space="preserve">. </w:t>
      </w:r>
      <w:r w:rsidRPr="00111191">
        <w:rPr>
          <w:rFonts w:ascii="Times New Roman" w:eastAsia="Times New Roman" w:hAnsi="Times New Roman" w:cs="Times New Roman"/>
          <w:b/>
          <w:sz w:val="24"/>
          <w:szCs w:val="24"/>
        </w:rPr>
        <w:t>Thermoelectric propert</w:t>
      </w:r>
      <w:r>
        <w:rPr>
          <w:rFonts w:ascii="Times New Roman" w:eastAsia="Times New Roman" w:hAnsi="Times New Roman" w:cs="Times New Roman"/>
          <w:b/>
          <w:sz w:val="24"/>
          <w:szCs w:val="24"/>
        </w:rPr>
        <w:t xml:space="preserve">y measurement on </w:t>
      </w:r>
      <w:r w:rsidRPr="00111191">
        <w:rPr>
          <w:rFonts w:ascii="Times New Roman" w:eastAsia="Times New Roman" w:hAnsi="Times New Roman" w:cs="Times New Roman"/>
          <w:b/>
          <w:sz w:val="24"/>
          <w:szCs w:val="24"/>
        </w:rPr>
        <w:t>a Bi</w:t>
      </w:r>
      <w:r w:rsidRPr="00111191">
        <w:rPr>
          <w:rFonts w:ascii="Times New Roman" w:eastAsia="Times New Roman" w:hAnsi="Times New Roman" w:cs="Times New Roman"/>
          <w:b/>
          <w:sz w:val="24"/>
          <w:szCs w:val="24"/>
          <w:vertAlign w:val="subscript"/>
        </w:rPr>
        <w:t>2</w:t>
      </w:r>
      <w:r w:rsidRPr="00111191">
        <w:rPr>
          <w:rFonts w:ascii="Times New Roman" w:eastAsia="Times New Roman" w:hAnsi="Times New Roman" w:cs="Times New Roman"/>
          <w:b/>
          <w:sz w:val="24"/>
          <w:szCs w:val="24"/>
        </w:rPr>
        <w:t>Se</w:t>
      </w:r>
      <w:r w:rsidRPr="00111191">
        <w:rPr>
          <w:rFonts w:ascii="Times New Roman" w:eastAsia="Times New Roman" w:hAnsi="Times New Roman" w:cs="Times New Roman"/>
          <w:b/>
          <w:sz w:val="24"/>
          <w:szCs w:val="24"/>
          <w:vertAlign w:val="subscript"/>
        </w:rPr>
        <w:t>3</w:t>
      </w:r>
      <w:r w:rsidRPr="00111191">
        <w:rPr>
          <w:rFonts w:ascii="Times New Roman" w:eastAsia="Times New Roman" w:hAnsi="Times New Roman" w:cs="Times New Roman"/>
          <w:b/>
          <w:sz w:val="24"/>
          <w:szCs w:val="24"/>
        </w:rPr>
        <w:t xml:space="preserve"> thin film</w:t>
      </w:r>
      <w:r>
        <w:rPr>
          <w:rFonts w:ascii="Times New Roman" w:eastAsia="Times New Roman" w:hAnsi="Times New Roman" w:cs="Times New Roman"/>
          <w:b/>
          <w:sz w:val="24"/>
          <w:szCs w:val="24"/>
        </w:rPr>
        <w:t>.</w:t>
      </w:r>
      <w:r w:rsidR="0075221E">
        <w:rPr>
          <w:rFonts w:ascii="Times New Roman" w:eastAsia="Times New Roman" w:hAnsi="Times New Roman" w:cs="Times New Roman"/>
          <w:b/>
          <w:sz w:val="24"/>
          <w:szCs w:val="24"/>
        </w:rPr>
        <w:t xml:space="preserve"> </w:t>
      </w:r>
      <w:r w:rsidR="0075221E" w:rsidRPr="009F347B">
        <w:rPr>
          <w:rFonts w:ascii="Times New Roman" w:eastAsia="Times New Roman" w:hAnsi="Times New Roman" w:cs="Times New Roman"/>
          <w:iCs/>
          <w:sz w:val="24"/>
          <w:szCs w:val="24"/>
        </w:rPr>
        <w:t>S</w:t>
      </w:r>
      <w:r w:rsidR="0075221E">
        <w:rPr>
          <w:rFonts w:ascii="Times New Roman" w:eastAsia="Times New Roman" w:hAnsi="Times New Roman" w:cs="Times New Roman"/>
          <w:iCs/>
          <w:sz w:val="24"/>
          <w:szCs w:val="24"/>
        </w:rPr>
        <w:t xml:space="preserve"> represents the Seebeck coefficient of the Bi</w:t>
      </w:r>
      <w:r w:rsidR="0075221E" w:rsidRPr="006D5F06">
        <w:rPr>
          <w:rFonts w:ascii="Times New Roman" w:eastAsia="Times New Roman" w:hAnsi="Times New Roman" w:cs="Times New Roman"/>
          <w:iCs/>
          <w:sz w:val="24"/>
          <w:szCs w:val="24"/>
          <w:vertAlign w:val="subscript"/>
        </w:rPr>
        <w:t>2</w:t>
      </w:r>
      <w:r w:rsidR="0075221E">
        <w:rPr>
          <w:rFonts w:ascii="Times New Roman" w:eastAsia="Times New Roman" w:hAnsi="Times New Roman" w:cs="Times New Roman"/>
          <w:iCs/>
          <w:sz w:val="24"/>
          <w:szCs w:val="24"/>
        </w:rPr>
        <w:t>Se</w:t>
      </w:r>
      <w:r w:rsidR="0075221E" w:rsidRPr="006D5F06">
        <w:rPr>
          <w:rFonts w:ascii="Times New Roman" w:eastAsia="Times New Roman" w:hAnsi="Times New Roman" w:cs="Times New Roman"/>
          <w:iCs/>
          <w:sz w:val="24"/>
          <w:szCs w:val="24"/>
          <w:vertAlign w:val="subscript"/>
        </w:rPr>
        <w:t>3</w:t>
      </w:r>
      <w:r w:rsidR="0075221E">
        <w:rPr>
          <w:rFonts w:ascii="Times New Roman" w:eastAsia="Times New Roman" w:hAnsi="Times New Roman" w:cs="Times New Roman"/>
          <w:iCs/>
          <w:sz w:val="24"/>
          <w:szCs w:val="24"/>
        </w:rPr>
        <w:t xml:space="preserve"> film after taking into account the effect of the probing wire (</w:t>
      </w:r>
      <w:proofErr w:type="spellStart"/>
      <w:r w:rsidR="0075221E">
        <w:rPr>
          <w:rFonts w:ascii="Times New Roman" w:eastAsia="Times New Roman" w:hAnsi="Times New Roman" w:cs="Times New Roman"/>
          <w:iCs/>
          <w:sz w:val="24"/>
          <w:szCs w:val="24"/>
        </w:rPr>
        <w:t>Alumel</w:t>
      </w:r>
      <w:proofErr w:type="spellEnd"/>
      <w:r w:rsidR="0075221E">
        <w:rPr>
          <w:rFonts w:ascii="Times New Roman" w:eastAsia="Times New Roman" w:hAnsi="Times New Roman" w:cs="Times New Roman"/>
          <w:iCs/>
          <w:sz w:val="24"/>
          <w:szCs w:val="24"/>
        </w:rPr>
        <w:t xml:space="preserve">), as </w:t>
      </w:r>
      <w:r w:rsidR="0075221E" w:rsidRPr="00995F62">
        <w:rPr>
          <w:rFonts w:ascii="Times New Roman" w:eastAsia="Times New Roman" w:hAnsi="Times New Roman" w:cs="Times New Roman"/>
          <w:sz w:val="24"/>
          <w:szCs w:val="24"/>
        </w:rPr>
        <w:t>explained in Table 1</w:t>
      </w:r>
      <w:r w:rsidR="0075221E">
        <w:rPr>
          <w:rFonts w:ascii="Times New Roman" w:eastAsia="Times New Roman" w:hAnsi="Times New Roman" w:cs="Times New Roman"/>
          <w:sz w:val="24"/>
          <w:szCs w:val="24"/>
        </w:rPr>
        <w:t xml:space="preserve"> and in Sec. III A. </w:t>
      </w:r>
      <w:r w:rsidR="0075221E" w:rsidRPr="00995F62">
        <w:rPr>
          <w:rFonts w:ascii="Times New Roman" w:eastAsia="Times New Roman" w:hAnsi="Times New Roman" w:cs="Times New Roman"/>
          <w:sz w:val="24"/>
          <w:szCs w:val="24"/>
        </w:rPr>
        <w:t>R</w:t>
      </w:r>
      <w:r w:rsidR="0075221E" w:rsidRPr="00995F62">
        <w:rPr>
          <w:rFonts w:ascii="Times New Roman" w:eastAsia="Times New Roman" w:hAnsi="Times New Roman" w:cs="Times New Roman"/>
          <w:sz w:val="24"/>
          <w:szCs w:val="24"/>
          <w:vertAlign w:val="subscript"/>
        </w:rPr>
        <w:t>S</w:t>
      </w:r>
      <w:r w:rsidR="0075221E" w:rsidRPr="00995F62">
        <w:rPr>
          <w:rFonts w:ascii="Times New Roman" w:eastAsia="Times New Roman" w:hAnsi="Times New Roman" w:cs="Times New Roman"/>
          <w:sz w:val="24"/>
          <w:szCs w:val="24"/>
        </w:rPr>
        <w:t xml:space="preserve"> </w:t>
      </w:r>
      <w:r w:rsidR="0075221E">
        <w:rPr>
          <w:rFonts w:ascii="Times New Roman" w:eastAsia="Times New Roman" w:hAnsi="Times New Roman" w:cs="Times New Roman"/>
          <w:sz w:val="24"/>
          <w:szCs w:val="24"/>
        </w:rPr>
        <w:t>is the sheet resistance and was</w:t>
      </w:r>
      <w:r w:rsidR="0075221E" w:rsidRPr="00995F62">
        <w:rPr>
          <w:rFonts w:ascii="Times New Roman" w:eastAsia="Times New Roman" w:hAnsi="Times New Roman" w:cs="Times New Roman"/>
          <w:sz w:val="24"/>
          <w:szCs w:val="24"/>
        </w:rPr>
        <w:t xml:space="preserve"> calculated from the equation </w:t>
      </w:r>
      <m:oMath>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vertical</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horizontal</m:t>
                </m:r>
              </m:sub>
            </m:sSub>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ln 2</m:t>
            </m:r>
          </m:den>
        </m:f>
      </m:oMath>
      <w:r w:rsidR="0075221E" w:rsidRPr="00995F62">
        <w:rPr>
          <w:rFonts w:ascii="Times New Roman" w:eastAsia="Times New Roman" w:hAnsi="Times New Roman" w:cs="Times New Roman"/>
          <w:sz w:val="24"/>
          <w:szCs w:val="24"/>
        </w:rPr>
        <w:t xml:space="preserve">, based on </w:t>
      </w:r>
      <w:r w:rsidR="0075221E">
        <w:rPr>
          <w:rFonts w:ascii="Times New Roman" w:eastAsia="Times New Roman" w:hAnsi="Times New Roman" w:cs="Times New Roman"/>
          <w:sz w:val="24"/>
          <w:szCs w:val="24"/>
        </w:rPr>
        <w:t>the van</w:t>
      </w:r>
      <w:r w:rsidR="0075221E" w:rsidRPr="00995F62">
        <w:rPr>
          <w:rFonts w:ascii="Times New Roman" w:eastAsia="Times New Roman" w:hAnsi="Times New Roman" w:cs="Times New Roman"/>
          <w:sz w:val="24"/>
          <w:szCs w:val="24"/>
        </w:rPr>
        <w:t xml:space="preserve"> der Pauw </w:t>
      </w:r>
      <w:r w:rsidR="0075221E">
        <w:rPr>
          <w:rFonts w:ascii="Times New Roman" w:eastAsia="Times New Roman" w:hAnsi="Times New Roman" w:cs="Times New Roman"/>
          <w:sz w:val="24"/>
          <w:szCs w:val="24"/>
        </w:rPr>
        <w:t>method</w:t>
      </w:r>
      <w:r w:rsidR="0075221E" w:rsidRPr="00995F62">
        <w:rPr>
          <w:rFonts w:ascii="Times New Roman" w:eastAsia="Times New Roman" w:hAnsi="Times New Roman" w:cs="Times New Roman"/>
          <w:sz w:val="24"/>
          <w:szCs w:val="24"/>
        </w:rPr>
        <w:t>.</w:t>
      </w:r>
      <w:r w:rsidR="0075221E">
        <w:rPr>
          <w:rFonts w:ascii="Times New Roman" w:eastAsia="Times New Roman" w:hAnsi="Times New Roman" w:cs="Times New Roman"/>
          <w:sz w:val="24"/>
          <w:szCs w:val="24"/>
        </w:rPr>
        <w:fldChar w:fldCharType="begin" w:fldLock="1"/>
      </w:r>
      <w:r w:rsidR="0075221E">
        <w:rPr>
          <w:rFonts w:ascii="Times New Roman" w:eastAsia="Times New Roman" w:hAnsi="Times New Roman" w:cs="Times New Roman"/>
          <w:sz w:val="24"/>
          <w:szCs w:val="24"/>
        </w:rPr>
        <w:instrText>ADDIN CSL_CITATION {"citationItems":[{"id":"ITEM-1","itemData":{"DOI":"10.1038/s41598-020-72097-1","ISBN":"0123456789","ISSN":"2045-2322","PMID":"33009433","abstract":"This work reports an analytical method for determining electrical resistivity (ρ) and sheet resistance (RS) of isotropic conductors. The method is compared with previous numerical solutions and available experimental data showing a universal behavior for isotropic conductors. An approximated solution is also reported allowing one to easily determine ρ and RS for samples either with regular or arbitrary shapes.","author":[{"dropping-particle":"","family":"Oliveira","given":"F. S.","non-dropping-particle":"","parse-names":false,"suffix":""},{"dropping-particle":"","family":"Cipriano","given":"R. B.","non-dropping-particle":"","parse-names":false,"suffix":""},{"dropping-particle":"","family":"Silva","given":"F. T.","non-dropping-particle":"da","parse-names":false,"suffix":""},{"dropping-particle":"","family":"Romão","given":"E. C.","non-dropping-particle":"","parse-names":false,"suffix":""},{"dropping-particle":"","family":"Santos","given":"C. A.M.","non-dropping-particle":"dos","parse-names":false,"suffix":""}],"container-title":"Scientific Reports 2020 10:1","id":"ITEM-1","issue":"1","issued":{"date-parts":[["2020","10","2"]]},"page":"1-8","publisher":"Nature Publishing Group","title":"Simple analytical method for determining electrical resistivity and sheet resistance using the van der Pauw procedure","type":"article-journal","volume":"10"},"uris":["http://www.mendeley.com/documents/?uuid=fd390c52-e62f-3360-862d-2676da83e2f4"]}],"mendeley":{"formattedCitation":"&lt;sup&gt;16&lt;/sup&gt;","plainTextFormattedCitation":"16","previouslyFormattedCitation":"&lt;sup&gt;16&lt;/sup&gt;"},"properties":{"noteIndex":0},"schema":"https://github.com/citation-style-language/schema/raw/master/csl-citation.json"}</w:instrText>
      </w:r>
      <w:r w:rsidR="0075221E">
        <w:rPr>
          <w:rFonts w:ascii="Times New Roman" w:eastAsia="Times New Roman" w:hAnsi="Times New Roman" w:cs="Times New Roman"/>
          <w:sz w:val="24"/>
          <w:szCs w:val="24"/>
        </w:rPr>
        <w:fldChar w:fldCharType="separate"/>
      </w:r>
      <w:r w:rsidR="0075221E" w:rsidRPr="00E56620">
        <w:rPr>
          <w:rFonts w:ascii="Times New Roman" w:eastAsia="Times New Roman" w:hAnsi="Times New Roman" w:cs="Times New Roman"/>
          <w:noProof/>
          <w:sz w:val="24"/>
          <w:szCs w:val="24"/>
          <w:vertAlign w:val="superscript"/>
        </w:rPr>
        <w:t>16</w:t>
      </w:r>
      <w:r w:rsidR="0075221E">
        <w:rPr>
          <w:rFonts w:ascii="Times New Roman" w:eastAsia="Times New Roman" w:hAnsi="Times New Roman" w:cs="Times New Roman"/>
          <w:sz w:val="24"/>
          <w:szCs w:val="24"/>
        </w:rPr>
        <w:fldChar w:fldCharType="end"/>
      </w:r>
      <w:r w:rsidR="0075221E">
        <w:rPr>
          <w:rFonts w:ascii="Times New Roman" w:eastAsia="Times New Roman" w:hAnsi="Times New Roman" w:cs="Times New Roman"/>
          <w:sz w:val="24"/>
          <w:szCs w:val="24"/>
        </w:rPr>
        <w:t xml:space="preserve"> </w:t>
      </w:r>
      <w:r w:rsidR="0075221E" w:rsidRPr="00995F62">
        <w:rPr>
          <w:rFonts w:ascii="Times New Roman" w:eastAsia="Times New Roman" w:hAnsi="Times New Roman" w:cs="Times New Roman"/>
          <w:sz w:val="24"/>
          <w:szCs w:val="24"/>
        </w:rPr>
        <w:t xml:space="preserve">Conductivity was calculated with the formula </w:t>
      </w:r>
      <m:oMath>
        <m:r>
          <w:rPr>
            <w:rFonts w:ascii="Cambria Math" w:hAnsi="Cambria Math" w:cs="Times New Roman"/>
            <w:sz w:val="24"/>
            <w:szCs w:val="24"/>
          </w:rPr>
          <m:t>σ</m:t>
        </m:r>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t</m:t>
            </m:r>
          </m:den>
        </m:f>
      </m:oMath>
      <w:r w:rsidR="0075221E">
        <w:rPr>
          <w:rFonts w:ascii="Times New Roman" w:eastAsia="Times New Roman" w:hAnsi="Times New Roman" w:cs="Times New Roman"/>
          <w:sz w:val="24"/>
          <w:szCs w:val="24"/>
        </w:rPr>
        <w:t xml:space="preserve">, </w:t>
      </w:r>
      <w:r w:rsidR="0075221E" w:rsidRPr="00995F62">
        <w:rPr>
          <w:rFonts w:ascii="Times New Roman" w:eastAsia="Times New Roman" w:hAnsi="Times New Roman" w:cs="Times New Roman"/>
          <w:sz w:val="24"/>
          <w:szCs w:val="24"/>
        </w:rPr>
        <w:t xml:space="preserve">where </w:t>
      </w:r>
      <w:proofErr w:type="spellStart"/>
      <w:r w:rsidR="0075221E" w:rsidRPr="00995F62">
        <w:rPr>
          <w:rFonts w:ascii="Times New Roman" w:eastAsia="Times New Roman" w:hAnsi="Times New Roman" w:cs="Times New Roman"/>
          <w:sz w:val="24"/>
          <w:szCs w:val="24"/>
        </w:rPr>
        <w:t>t</w:t>
      </w:r>
      <w:proofErr w:type="spellEnd"/>
      <w:r w:rsidR="0075221E" w:rsidRPr="00995F62">
        <w:rPr>
          <w:rFonts w:ascii="Times New Roman" w:eastAsia="Times New Roman" w:hAnsi="Times New Roman" w:cs="Times New Roman"/>
          <w:sz w:val="24"/>
          <w:szCs w:val="24"/>
        </w:rPr>
        <w:t xml:space="preserve"> is the thickness</w:t>
      </w:r>
      <w:r w:rsidR="0075221E">
        <w:rPr>
          <w:rFonts w:ascii="Times New Roman" w:eastAsia="Times New Roman" w:hAnsi="Times New Roman" w:cs="Times New Roman"/>
          <w:sz w:val="24"/>
          <w:szCs w:val="24"/>
        </w:rPr>
        <w:t xml:space="preserve">, </w:t>
      </w:r>
      <w:r w:rsidR="0075221E" w:rsidRPr="00995F62">
        <w:rPr>
          <w:rFonts w:ascii="Times New Roman" w:eastAsia="Times New Roman" w:hAnsi="Times New Roman" w:cs="Times New Roman"/>
          <w:sz w:val="24"/>
          <w:szCs w:val="24"/>
        </w:rPr>
        <w:t>30 nm.</w:t>
      </w:r>
      <w:r w:rsidR="0075221E">
        <w:rPr>
          <w:rFonts w:ascii="Times New Roman" w:eastAsia="Times New Roman" w:hAnsi="Times New Roman" w:cs="Times New Roman"/>
          <w:sz w:val="24"/>
          <w:szCs w:val="24"/>
        </w:rPr>
        <w:t xml:space="preserve"> Each value was averaged over 100 data points, and the error bar was estimated from the standard deviation.</w:t>
      </w:r>
    </w:p>
    <w:tbl>
      <w:tblPr>
        <w:tblW w:w="7290" w:type="dxa"/>
        <w:jc w:val="center"/>
        <w:tblBorders>
          <w:top w:val="nil"/>
          <w:left w:val="nil"/>
          <w:bottom w:val="nil"/>
          <w:right w:val="nil"/>
          <w:insideH w:val="nil"/>
          <w:insideV w:val="nil"/>
        </w:tblBorders>
        <w:tblLayout w:type="fixed"/>
        <w:tblLook w:val="0600" w:firstRow="0" w:lastRow="0" w:firstColumn="0" w:lastColumn="0" w:noHBand="1" w:noVBand="1"/>
      </w:tblPr>
      <w:tblGrid>
        <w:gridCol w:w="1414"/>
        <w:gridCol w:w="1413"/>
        <w:gridCol w:w="1413"/>
        <w:gridCol w:w="1413"/>
        <w:gridCol w:w="1413"/>
        <w:gridCol w:w="224"/>
      </w:tblGrid>
      <w:tr w:rsidR="008F101E" w:rsidRPr="0075221E" w14:paraId="1FD41D45" w14:textId="77777777" w:rsidTr="0075221E">
        <w:trPr>
          <w:trHeight w:val="320"/>
          <w:jc w:val="center"/>
        </w:trPr>
        <w:tc>
          <w:tcPr>
            <w:tcW w:w="1414" w:type="dxa"/>
            <w:tcBorders>
              <w:top w:val="single" w:sz="6" w:space="0" w:color="000000"/>
            </w:tcBorders>
            <w:tcMar>
              <w:top w:w="40" w:type="dxa"/>
              <w:left w:w="40" w:type="dxa"/>
              <w:bottom w:w="40" w:type="dxa"/>
              <w:right w:w="40" w:type="dxa"/>
            </w:tcMar>
            <w:vAlign w:val="center"/>
          </w:tcPr>
          <w:p w14:paraId="7072E6E1" w14:textId="77777777" w:rsidR="008F101E" w:rsidRPr="0075221E" w:rsidRDefault="008F101E"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T (°C)</w:t>
            </w:r>
          </w:p>
        </w:tc>
        <w:tc>
          <w:tcPr>
            <w:tcW w:w="5876" w:type="dxa"/>
            <w:gridSpan w:val="5"/>
            <w:tcBorders>
              <w:top w:val="single" w:sz="6" w:space="0" w:color="000000"/>
              <w:bottom w:val="single" w:sz="6" w:space="0" w:color="000000"/>
            </w:tcBorders>
            <w:tcMar>
              <w:top w:w="40" w:type="dxa"/>
              <w:left w:w="40" w:type="dxa"/>
              <w:bottom w:w="40" w:type="dxa"/>
              <w:right w:w="40" w:type="dxa"/>
            </w:tcMar>
            <w:vAlign w:val="center"/>
          </w:tcPr>
          <w:p w14:paraId="03103529" w14:textId="661D9B2A" w:rsidR="008F101E" w:rsidRPr="0075221E" w:rsidRDefault="00CF3F02" w:rsidP="00CF3F02">
            <w:pPr>
              <w:widowControl w:val="0"/>
              <w:spacing w:line="480" w:lineRule="auto"/>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   </w:t>
            </w:r>
            <w:r w:rsidR="008F101E" w:rsidRPr="0075221E">
              <w:rPr>
                <w:rFonts w:ascii="Times New Roman" w:eastAsia="Times New Roman" w:hAnsi="Times New Roman" w:cs="Times New Roman"/>
                <w:sz w:val="24"/>
                <w:szCs w:val="24"/>
              </w:rPr>
              <w:t>S (</w:t>
            </w:r>
            <w:proofErr w:type="spellStart"/>
            <w:r w:rsidR="008F101E" w:rsidRPr="0075221E">
              <w:rPr>
                <w:rFonts w:ascii="Times New Roman" w:eastAsia="Times New Roman" w:hAnsi="Times New Roman" w:cs="Times New Roman"/>
                <w:sz w:val="24"/>
                <w:szCs w:val="24"/>
              </w:rPr>
              <w:t>μV</w:t>
            </w:r>
            <w:proofErr w:type="spellEnd"/>
            <w:r w:rsidR="008F101E" w:rsidRPr="0075221E">
              <w:rPr>
                <w:rFonts w:ascii="Times New Roman" w:eastAsia="Times New Roman" w:hAnsi="Times New Roman" w:cs="Times New Roman"/>
                <w:sz w:val="24"/>
                <w:szCs w:val="24"/>
              </w:rPr>
              <w:t>/</w:t>
            </w:r>
            <w:proofErr w:type="gramStart"/>
            <w:r w:rsidR="008F101E" w:rsidRPr="0075221E">
              <w:rPr>
                <w:rFonts w:ascii="Times New Roman" w:eastAsia="Times New Roman" w:hAnsi="Times New Roman" w:cs="Times New Roman"/>
                <w:sz w:val="24"/>
                <w:szCs w:val="24"/>
              </w:rPr>
              <w:t xml:space="preserve">K)   </w:t>
            </w:r>
            <w:proofErr w:type="gramEnd"/>
            <w:r w:rsidR="008F101E" w:rsidRPr="0075221E">
              <w:rPr>
                <w:rFonts w:ascii="Times New Roman" w:eastAsia="Times New Roman" w:hAnsi="Times New Roman" w:cs="Times New Roman"/>
                <w:sz w:val="24"/>
                <w:szCs w:val="24"/>
              </w:rPr>
              <w:t xml:space="preserve">  </w:t>
            </w:r>
            <w:r w:rsidR="00456EF2" w:rsidRPr="0075221E">
              <w:rPr>
                <w:rFonts w:ascii="Times New Roman" w:eastAsia="Times New Roman" w:hAnsi="Times New Roman" w:cs="Times New Roman"/>
                <w:sz w:val="24"/>
                <w:szCs w:val="24"/>
              </w:rPr>
              <w:t xml:space="preserve">  </w:t>
            </w:r>
            <w:r w:rsidR="008F101E" w:rsidRPr="0075221E">
              <w:rPr>
                <w:rFonts w:ascii="Times New Roman" w:eastAsia="Times New Roman" w:hAnsi="Times New Roman" w:cs="Times New Roman"/>
                <w:sz w:val="24"/>
                <w:szCs w:val="24"/>
              </w:rPr>
              <w:t xml:space="preserve">  R</w:t>
            </w:r>
            <w:r w:rsidR="008F101E" w:rsidRPr="0075221E">
              <w:rPr>
                <w:rFonts w:ascii="Times New Roman" w:eastAsia="Times New Roman" w:hAnsi="Times New Roman" w:cs="Times New Roman"/>
                <w:sz w:val="24"/>
                <w:szCs w:val="24"/>
                <w:vertAlign w:val="subscript"/>
              </w:rPr>
              <w:t>S</w:t>
            </w:r>
            <w:r w:rsidR="008F101E" w:rsidRPr="0075221E">
              <w:rPr>
                <w:rFonts w:ascii="Times New Roman" w:eastAsia="Times New Roman" w:hAnsi="Times New Roman" w:cs="Times New Roman"/>
                <w:sz w:val="24"/>
                <w:szCs w:val="24"/>
              </w:rPr>
              <w:t xml:space="preserve"> (Ω/</w:t>
            </w:r>
            <w:proofErr w:type="gramStart"/>
            <w:r w:rsidR="008F101E" w:rsidRPr="0075221E">
              <w:rPr>
                <w:rFonts w:ascii="Times New Roman" w:eastAsia="Times New Roman" w:hAnsi="Times New Roman" w:cs="Times New Roman"/>
                <w:sz w:val="24"/>
                <w:szCs w:val="24"/>
              </w:rPr>
              <w:t>□)</w:t>
            </w:r>
            <w:r w:rsidRPr="0075221E">
              <w:rPr>
                <w:rFonts w:ascii="Times New Roman" w:eastAsia="Times New Roman" w:hAnsi="Times New Roman" w:cs="Times New Roman"/>
                <w:sz w:val="24"/>
                <w:szCs w:val="24"/>
              </w:rPr>
              <w:t xml:space="preserve">  </w:t>
            </w:r>
            <w:r w:rsidR="008F101E" w:rsidRPr="0075221E">
              <w:rPr>
                <w:rFonts w:ascii="Times New Roman" w:eastAsia="Times New Roman" w:hAnsi="Times New Roman" w:cs="Times New Roman"/>
                <w:sz w:val="24"/>
                <w:szCs w:val="24"/>
              </w:rPr>
              <w:t xml:space="preserve"> </w:t>
            </w:r>
            <w:proofErr w:type="gramEnd"/>
            <w:r w:rsidR="008F101E" w:rsidRPr="0075221E">
              <w:rPr>
                <w:rFonts w:ascii="Times New Roman" w:eastAsia="Times New Roman" w:hAnsi="Times New Roman" w:cs="Times New Roman"/>
                <w:sz w:val="24"/>
                <w:szCs w:val="24"/>
              </w:rPr>
              <w:t xml:space="preserve">     σ (</w:t>
            </w:r>
            <w:proofErr w:type="spellStart"/>
            <w:r w:rsidR="008F101E" w:rsidRPr="0075221E">
              <w:rPr>
                <w:rFonts w:ascii="Times New Roman" w:eastAsia="Times New Roman" w:hAnsi="Times New Roman" w:cs="Times New Roman"/>
                <w:sz w:val="24"/>
                <w:szCs w:val="24"/>
              </w:rPr>
              <w:t>kS</w:t>
            </w:r>
            <w:proofErr w:type="spellEnd"/>
            <w:r w:rsidR="008F101E" w:rsidRPr="0075221E">
              <w:rPr>
                <w:rFonts w:ascii="Times New Roman" w:eastAsia="Times New Roman" w:hAnsi="Times New Roman" w:cs="Times New Roman"/>
                <w:sz w:val="24"/>
                <w:szCs w:val="24"/>
              </w:rPr>
              <w:t xml:space="preserve">/m)       </w:t>
            </w:r>
            <w:r w:rsidR="00456EF2" w:rsidRPr="0075221E">
              <w:rPr>
                <w:rFonts w:ascii="Times New Roman" w:eastAsia="Times New Roman" w:hAnsi="Times New Roman" w:cs="Times New Roman"/>
                <w:sz w:val="24"/>
                <w:szCs w:val="24"/>
              </w:rPr>
              <w:t xml:space="preserve">  </w:t>
            </w:r>
            <w:r w:rsidR="008F101E" w:rsidRPr="0075221E">
              <w:rPr>
                <w:rFonts w:ascii="Times New Roman" w:eastAsia="Times New Roman" w:hAnsi="Times New Roman" w:cs="Times New Roman"/>
                <w:sz w:val="24"/>
                <w:szCs w:val="24"/>
              </w:rPr>
              <w:t xml:space="preserve"> S</w:t>
            </w:r>
            <w:r w:rsidR="008F101E" w:rsidRPr="0075221E">
              <w:rPr>
                <w:rFonts w:ascii="Times New Roman" w:eastAsia="Times New Roman" w:hAnsi="Times New Roman" w:cs="Times New Roman"/>
                <w:sz w:val="24"/>
                <w:szCs w:val="24"/>
                <w:vertAlign w:val="superscript"/>
              </w:rPr>
              <w:t>2</w:t>
            </w:r>
            <w:r w:rsidR="008F101E" w:rsidRPr="0075221E">
              <w:rPr>
                <w:rFonts w:ascii="Times New Roman" w:eastAsia="Times New Roman" w:hAnsi="Times New Roman" w:cs="Times New Roman"/>
                <w:sz w:val="24"/>
                <w:szCs w:val="24"/>
              </w:rPr>
              <w:t>σ (</w:t>
            </w:r>
            <m:oMath>
              <m:f>
                <m:fPr>
                  <m:ctrlPr>
                    <w:rPr>
                      <w:rFonts w:ascii="Cambria Math" w:eastAsia="Times New Roman" w:hAnsi="Cambria Math" w:cs="Times New Roman"/>
                      <w:sz w:val="24"/>
                      <w:szCs w:val="24"/>
                    </w:rPr>
                  </m:ctrlPr>
                </m:fPr>
                <m:num>
                  <m:r>
                    <w:rPr>
                      <w:rFonts w:ascii="Cambria Math" w:eastAsia="Times New Roman" w:hAnsi="Cambria Math" w:cs="Times New Roman"/>
                      <w:i/>
                      <w:sz w:val="24"/>
                      <w:szCs w:val="24"/>
                    </w:rPr>
                    <w:sym w:font="Symbol" w:char="F06D"/>
                  </m:r>
                  <m:r>
                    <w:rPr>
                      <w:rFonts w:ascii="Cambria Math" w:eastAsia="Times New Roman" w:hAnsi="Cambria Math" w:cs="Times New Roman"/>
                      <w:sz w:val="24"/>
                      <w:szCs w:val="24"/>
                    </w:rPr>
                    <m:t>W</m:t>
                  </m:r>
                </m:num>
                <m:den>
                  <m:r>
                    <w:rPr>
                      <w:rFonts w:ascii="Cambria Math" w:eastAsia="Times New Roman" w:hAnsi="Cambria Math" w:cs="Times New Roman"/>
                      <w:sz w:val="24"/>
                      <w:szCs w:val="24"/>
                    </w:rPr>
                    <m:t>m⋅</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K</m:t>
                      </m:r>
                    </m:e>
                    <m:sup>
                      <m:r>
                        <w:rPr>
                          <w:rFonts w:ascii="Cambria Math" w:eastAsia="Times New Roman" w:hAnsi="Cambria Math" w:cs="Times New Roman"/>
                          <w:sz w:val="24"/>
                          <w:szCs w:val="24"/>
                        </w:rPr>
                        <m:t>2</m:t>
                      </m:r>
                    </m:sup>
                  </m:sSup>
                </m:den>
              </m:f>
            </m:oMath>
            <w:r w:rsidR="008F101E" w:rsidRPr="0075221E">
              <w:rPr>
                <w:rFonts w:ascii="Times New Roman" w:eastAsia="Times New Roman" w:hAnsi="Times New Roman" w:cs="Times New Roman"/>
                <w:sz w:val="24"/>
                <w:szCs w:val="24"/>
              </w:rPr>
              <w:t>)</w:t>
            </w:r>
          </w:p>
        </w:tc>
      </w:tr>
      <w:tr w:rsidR="00456EF2" w:rsidRPr="0075221E" w14:paraId="479EFE27" w14:textId="77777777" w:rsidTr="0075221E">
        <w:trPr>
          <w:gridAfter w:val="1"/>
          <w:wAfter w:w="224" w:type="dxa"/>
          <w:trHeight w:val="315"/>
          <w:jc w:val="center"/>
        </w:trPr>
        <w:tc>
          <w:tcPr>
            <w:tcW w:w="1414" w:type="dxa"/>
            <w:tcBorders>
              <w:top w:val="single" w:sz="6" w:space="0" w:color="000000"/>
            </w:tcBorders>
            <w:tcMar>
              <w:top w:w="40" w:type="dxa"/>
              <w:left w:w="40" w:type="dxa"/>
              <w:bottom w:w="40" w:type="dxa"/>
              <w:right w:w="40" w:type="dxa"/>
            </w:tcMar>
            <w:vAlign w:val="center"/>
          </w:tcPr>
          <w:p w14:paraId="27739C76" w14:textId="7777777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45</w:t>
            </w:r>
          </w:p>
        </w:tc>
        <w:tc>
          <w:tcPr>
            <w:tcW w:w="1413" w:type="dxa"/>
            <w:tcBorders>
              <w:top w:val="single" w:sz="6" w:space="0" w:color="000000"/>
            </w:tcBorders>
            <w:tcMar>
              <w:top w:w="40" w:type="dxa"/>
              <w:left w:w="40" w:type="dxa"/>
              <w:bottom w:w="40" w:type="dxa"/>
              <w:right w:w="40" w:type="dxa"/>
            </w:tcMar>
            <w:vAlign w:val="center"/>
          </w:tcPr>
          <w:p w14:paraId="194634C9" w14:textId="78F245CB"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-47.0 ± 2.</w:t>
            </w:r>
            <w:r w:rsidR="000D5565">
              <w:rPr>
                <w:rFonts w:ascii="Times New Roman" w:eastAsia="Times New Roman" w:hAnsi="Times New Roman" w:cs="Times New Roman"/>
                <w:sz w:val="24"/>
                <w:szCs w:val="24"/>
              </w:rPr>
              <w:t>0</w:t>
            </w:r>
          </w:p>
        </w:tc>
        <w:tc>
          <w:tcPr>
            <w:tcW w:w="1413" w:type="dxa"/>
            <w:tcBorders>
              <w:top w:val="single" w:sz="6" w:space="0" w:color="000000"/>
            </w:tcBorders>
            <w:tcMar>
              <w:top w:w="40" w:type="dxa"/>
              <w:left w:w="40" w:type="dxa"/>
              <w:bottom w:w="40" w:type="dxa"/>
              <w:right w:w="40" w:type="dxa"/>
            </w:tcMar>
            <w:vAlign w:val="center"/>
          </w:tcPr>
          <w:p w14:paraId="3563B54C" w14:textId="467E3863"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347 ± </w:t>
            </w:r>
            <w:r w:rsidR="00FC1A86">
              <w:rPr>
                <w:rFonts w:ascii="Times New Roman" w:eastAsia="Times New Roman" w:hAnsi="Times New Roman" w:cs="Times New Roman"/>
                <w:sz w:val="24"/>
                <w:szCs w:val="24"/>
              </w:rPr>
              <w:t>10</w:t>
            </w:r>
          </w:p>
        </w:tc>
        <w:tc>
          <w:tcPr>
            <w:tcW w:w="1413" w:type="dxa"/>
            <w:tcBorders>
              <w:top w:val="single" w:sz="6" w:space="0" w:color="000000"/>
            </w:tcBorders>
            <w:tcMar>
              <w:top w:w="40" w:type="dxa"/>
              <w:left w:w="40" w:type="dxa"/>
              <w:bottom w:w="40" w:type="dxa"/>
              <w:right w:w="40" w:type="dxa"/>
            </w:tcMar>
            <w:vAlign w:val="center"/>
          </w:tcPr>
          <w:p w14:paraId="4D2EF9E1" w14:textId="338409F8"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96.0 ± </w:t>
            </w:r>
            <w:r w:rsidR="00393157">
              <w:rPr>
                <w:rFonts w:ascii="Times New Roman" w:eastAsia="Times New Roman" w:hAnsi="Times New Roman" w:cs="Times New Roman"/>
                <w:sz w:val="24"/>
                <w:szCs w:val="24"/>
              </w:rPr>
              <w:t>2.9</w:t>
            </w:r>
          </w:p>
        </w:tc>
        <w:tc>
          <w:tcPr>
            <w:tcW w:w="1413" w:type="dxa"/>
            <w:tcBorders>
              <w:top w:val="single" w:sz="6" w:space="0" w:color="000000"/>
            </w:tcBorders>
            <w:tcMar>
              <w:top w:w="40" w:type="dxa"/>
              <w:left w:w="40" w:type="dxa"/>
              <w:bottom w:w="40" w:type="dxa"/>
              <w:right w:w="40" w:type="dxa"/>
            </w:tcMar>
            <w:vAlign w:val="center"/>
          </w:tcPr>
          <w:p w14:paraId="1E34FB57" w14:textId="72A3BAEA"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212 ± </w:t>
            </w:r>
            <w:r w:rsidR="00A85D5B">
              <w:rPr>
                <w:rFonts w:ascii="Times New Roman" w:eastAsia="Times New Roman" w:hAnsi="Times New Roman" w:cs="Times New Roman"/>
                <w:sz w:val="24"/>
                <w:szCs w:val="24"/>
              </w:rPr>
              <w:t>19</w:t>
            </w:r>
          </w:p>
        </w:tc>
      </w:tr>
      <w:tr w:rsidR="00456EF2" w:rsidRPr="0075221E" w14:paraId="38F69327" w14:textId="77777777" w:rsidTr="0075221E">
        <w:trPr>
          <w:gridAfter w:val="1"/>
          <w:wAfter w:w="224" w:type="dxa"/>
          <w:trHeight w:val="315"/>
          <w:jc w:val="center"/>
        </w:trPr>
        <w:tc>
          <w:tcPr>
            <w:tcW w:w="1414" w:type="dxa"/>
            <w:tcMar>
              <w:top w:w="40" w:type="dxa"/>
              <w:left w:w="40" w:type="dxa"/>
              <w:bottom w:w="40" w:type="dxa"/>
              <w:right w:w="40" w:type="dxa"/>
            </w:tcMar>
            <w:vAlign w:val="center"/>
          </w:tcPr>
          <w:p w14:paraId="3988E80C" w14:textId="7777777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55</w:t>
            </w:r>
          </w:p>
        </w:tc>
        <w:tc>
          <w:tcPr>
            <w:tcW w:w="1413" w:type="dxa"/>
            <w:tcMar>
              <w:top w:w="40" w:type="dxa"/>
              <w:left w:w="40" w:type="dxa"/>
              <w:bottom w:w="40" w:type="dxa"/>
              <w:right w:w="40" w:type="dxa"/>
            </w:tcMar>
            <w:vAlign w:val="center"/>
          </w:tcPr>
          <w:p w14:paraId="543AF1F2" w14:textId="374E890D"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-47.7 ± 2.</w:t>
            </w:r>
            <w:r w:rsidR="000D5565">
              <w:rPr>
                <w:rFonts w:ascii="Times New Roman" w:eastAsia="Times New Roman" w:hAnsi="Times New Roman" w:cs="Times New Roman"/>
                <w:sz w:val="24"/>
                <w:szCs w:val="24"/>
              </w:rPr>
              <w:t>1</w:t>
            </w:r>
          </w:p>
        </w:tc>
        <w:tc>
          <w:tcPr>
            <w:tcW w:w="1413" w:type="dxa"/>
            <w:tcMar>
              <w:top w:w="40" w:type="dxa"/>
              <w:left w:w="40" w:type="dxa"/>
              <w:bottom w:w="40" w:type="dxa"/>
              <w:right w:w="40" w:type="dxa"/>
            </w:tcMar>
            <w:vAlign w:val="center"/>
          </w:tcPr>
          <w:p w14:paraId="7460A5BB" w14:textId="21D949C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361 ± </w:t>
            </w:r>
            <w:r w:rsidR="005844B4">
              <w:rPr>
                <w:rFonts w:ascii="Times New Roman" w:eastAsia="Times New Roman" w:hAnsi="Times New Roman" w:cs="Times New Roman"/>
                <w:sz w:val="24"/>
                <w:szCs w:val="24"/>
              </w:rPr>
              <w:t>9.7</w:t>
            </w:r>
          </w:p>
        </w:tc>
        <w:tc>
          <w:tcPr>
            <w:tcW w:w="1413" w:type="dxa"/>
            <w:tcMar>
              <w:top w:w="40" w:type="dxa"/>
              <w:left w:w="40" w:type="dxa"/>
              <w:bottom w:w="40" w:type="dxa"/>
              <w:right w:w="40" w:type="dxa"/>
            </w:tcMar>
            <w:vAlign w:val="center"/>
          </w:tcPr>
          <w:p w14:paraId="3AC2E873" w14:textId="4E6A332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92.4 ± </w:t>
            </w:r>
            <w:r w:rsidR="00B805A7">
              <w:rPr>
                <w:rFonts w:ascii="Times New Roman" w:eastAsia="Times New Roman" w:hAnsi="Times New Roman" w:cs="Times New Roman"/>
                <w:sz w:val="24"/>
                <w:szCs w:val="24"/>
              </w:rPr>
              <w:t>2.5</w:t>
            </w:r>
          </w:p>
        </w:tc>
        <w:tc>
          <w:tcPr>
            <w:tcW w:w="1413" w:type="dxa"/>
            <w:tcMar>
              <w:top w:w="40" w:type="dxa"/>
              <w:left w:w="40" w:type="dxa"/>
              <w:bottom w:w="40" w:type="dxa"/>
              <w:right w:w="40" w:type="dxa"/>
            </w:tcMar>
            <w:vAlign w:val="center"/>
          </w:tcPr>
          <w:p w14:paraId="625C64CF" w14:textId="108C49DC"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210 ± </w:t>
            </w:r>
            <w:r w:rsidR="003161E1">
              <w:rPr>
                <w:rFonts w:ascii="Times New Roman" w:eastAsia="Times New Roman" w:hAnsi="Times New Roman" w:cs="Times New Roman"/>
                <w:sz w:val="24"/>
                <w:szCs w:val="24"/>
              </w:rPr>
              <w:t>19</w:t>
            </w:r>
          </w:p>
        </w:tc>
      </w:tr>
      <w:tr w:rsidR="00456EF2" w:rsidRPr="0075221E" w14:paraId="2ADFB3A5" w14:textId="77777777" w:rsidTr="0075221E">
        <w:trPr>
          <w:gridAfter w:val="1"/>
          <w:wAfter w:w="224" w:type="dxa"/>
          <w:trHeight w:val="315"/>
          <w:jc w:val="center"/>
        </w:trPr>
        <w:tc>
          <w:tcPr>
            <w:tcW w:w="1414" w:type="dxa"/>
            <w:tcMar>
              <w:top w:w="40" w:type="dxa"/>
              <w:left w:w="40" w:type="dxa"/>
              <w:bottom w:w="40" w:type="dxa"/>
              <w:right w:w="40" w:type="dxa"/>
            </w:tcMar>
            <w:vAlign w:val="center"/>
          </w:tcPr>
          <w:p w14:paraId="6678121D" w14:textId="7777777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65</w:t>
            </w:r>
          </w:p>
        </w:tc>
        <w:tc>
          <w:tcPr>
            <w:tcW w:w="1413" w:type="dxa"/>
            <w:tcMar>
              <w:top w:w="40" w:type="dxa"/>
              <w:left w:w="40" w:type="dxa"/>
              <w:bottom w:w="40" w:type="dxa"/>
              <w:right w:w="40" w:type="dxa"/>
            </w:tcMar>
            <w:vAlign w:val="center"/>
          </w:tcPr>
          <w:p w14:paraId="275BBF4C" w14:textId="693F1256"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-49.5 ± 2.</w:t>
            </w:r>
            <w:r w:rsidR="00F85C53">
              <w:rPr>
                <w:rFonts w:ascii="Times New Roman" w:eastAsia="Times New Roman" w:hAnsi="Times New Roman" w:cs="Times New Roman"/>
                <w:sz w:val="24"/>
                <w:szCs w:val="24"/>
              </w:rPr>
              <w:t>1</w:t>
            </w:r>
          </w:p>
        </w:tc>
        <w:tc>
          <w:tcPr>
            <w:tcW w:w="1413" w:type="dxa"/>
            <w:tcMar>
              <w:top w:w="40" w:type="dxa"/>
              <w:left w:w="40" w:type="dxa"/>
              <w:bottom w:w="40" w:type="dxa"/>
              <w:right w:w="40" w:type="dxa"/>
            </w:tcMar>
            <w:vAlign w:val="center"/>
          </w:tcPr>
          <w:p w14:paraId="05C69B82" w14:textId="22EF3FD1"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380 ± </w:t>
            </w:r>
            <w:r w:rsidR="00FC1A86">
              <w:rPr>
                <w:rFonts w:ascii="Times New Roman" w:eastAsia="Times New Roman" w:hAnsi="Times New Roman" w:cs="Times New Roman"/>
                <w:sz w:val="24"/>
                <w:szCs w:val="24"/>
              </w:rPr>
              <w:t>10</w:t>
            </w:r>
          </w:p>
        </w:tc>
        <w:tc>
          <w:tcPr>
            <w:tcW w:w="1413" w:type="dxa"/>
            <w:tcMar>
              <w:top w:w="40" w:type="dxa"/>
              <w:left w:w="40" w:type="dxa"/>
              <w:bottom w:w="40" w:type="dxa"/>
              <w:right w:w="40" w:type="dxa"/>
            </w:tcMar>
            <w:vAlign w:val="center"/>
          </w:tcPr>
          <w:p w14:paraId="2F4875FC" w14:textId="6768B0F6"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87.7 ± </w:t>
            </w:r>
            <w:r w:rsidR="00B805A7">
              <w:rPr>
                <w:rFonts w:ascii="Times New Roman" w:eastAsia="Times New Roman" w:hAnsi="Times New Roman" w:cs="Times New Roman"/>
                <w:sz w:val="24"/>
                <w:szCs w:val="24"/>
              </w:rPr>
              <w:t>2.3</w:t>
            </w:r>
          </w:p>
        </w:tc>
        <w:tc>
          <w:tcPr>
            <w:tcW w:w="1413" w:type="dxa"/>
            <w:tcMar>
              <w:top w:w="40" w:type="dxa"/>
              <w:left w:w="40" w:type="dxa"/>
              <w:bottom w:w="40" w:type="dxa"/>
              <w:right w:w="40" w:type="dxa"/>
            </w:tcMar>
            <w:vAlign w:val="center"/>
          </w:tcPr>
          <w:p w14:paraId="09E32163" w14:textId="5C7338D1"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215</w:t>
            </w:r>
            <w:r w:rsidR="003161E1">
              <w:rPr>
                <w:rFonts w:ascii="Times New Roman" w:eastAsia="Times New Roman" w:hAnsi="Times New Roman" w:cs="Times New Roman"/>
                <w:sz w:val="24"/>
                <w:szCs w:val="24"/>
              </w:rPr>
              <w:t xml:space="preserve"> </w:t>
            </w:r>
            <w:r w:rsidR="003161E1" w:rsidRPr="0075221E">
              <w:rPr>
                <w:rFonts w:ascii="Times New Roman" w:eastAsia="Times New Roman" w:hAnsi="Times New Roman" w:cs="Times New Roman"/>
                <w:sz w:val="24"/>
                <w:szCs w:val="24"/>
              </w:rPr>
              <w:t>±</w:t>
            </w:r>
            <w:r w:rsidR="003161E1">
              <w:rPr>
                <w:rFonts w:ascii="Times New Roman" w:eastAsia="Times New Roman" w:hAnsi="Times New Roman" w:cs="Times New Roman"/>
                <w:sz w:val="24"/>
                <w:szCs w:val="24"/>
              </w:rPr>
              <w:t xml:space="preserve"> 19</w:t>
            </w:r>
          </w:p>
        </w:tc>
      </w:tr>
      <w:tr w:rsidR="00456EF2" w:rsidRPr="0075221E" w14:paraId="2C1E155A" w14:textId="77777777" w:rsidTr="0075221E">
        <w:trPr>
          <w:gridAfter w:val="1"/>
          <w:wAfter w:w="224" w:type="dxa"/>
          <w:trHeight w:val="315"/>
          <w:jc w:val="center"/>
        </w:trPr>
        <w:tc>
          <w:tcPr>
            <w:tcW w:w="1414" w:type="dxa"/>
            <w:tcMar>
              <w:top w:w="40" w:type="dxa"/>
              <w:left w:w="40" w:type="dxa"/>
              <w:bottom w:w="40" w:type="dxa"/>
              <w:right w:w="40" w:type="dxa"/>
            </w:tcMar>
            <w:vAlign w:val="center"/>
          </w:tcPr>
          <w:p w14:paraId="62FB9948" w14:textId="7777777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75</w:t>
            </w:r>
          </w:p>
        </w:tc>
        <w:tc>
          <w:tcPr>
            <w:tcW w:w="1413" w:type="dxa"/>
            <w:tcMar>
              <w:top w:w="40" w:type="dxa"/>
              <w:left w:w="40" w:type="dxa"/>
              <w:bottom w:w="40" w:type="dxa"/>
              <w:right w:w="40" w:type="dxa"/>
            </w:tcMar>
            <w:vAlign w:val="center"/>
          </w:tcPr>
          <w:p w14:paraId="69343EEA" w14:textId="6C0AFE7D"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-50.4 ± 2.</w:t>
            </w:r>
            <w:r w:rsidR="00F85C53">
              <w:rPr>
                <w:rFonts w:ascii="Times New Roman" w:eastAsia="Times New Roman" w:hAnsi="Times New Roman" w:cs="Times New Roman"/>
                <w:sz w:val="24"/>
                <w:szCs w:val="24"/>
              </w:rPr>
              <w:t>2</w:t>
            </w:r>
          </w:p>
        </w:tc>
        <w:tc>
          <w:tcPr>
            <w:tcW w:w="1413" w:type="dxa"/>
            <w:tcMar>
              <w:top w:w="40" w:type="dxa"/>
              <w:left w:w="40" w:type="dxa"/>
              <w:bottom w:w="40" w:type="dxa"/>
              <w:right w:w="40" w:type="dxa"/>
            </w:tcMar>
            <w:vAlign w:val="center"/>
          </w:tcPr>
          <w:p w14:paraId="145E7618" w14:textId="24986396"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397 ± </w:t>
            </w:r>
            <w:r w:rsidR="005844B4">
              <w:rPr>
                <w:rFonts w:ascii="Times New Roman" w:eastAsia="Times New Roman" w:hAnsi="Times New Roman" w:cs="Times New Roman"/>
                <w:sz w:val="24"/>
                <w:szCs w:val="24"/>
              </w:rPr>
              <w:t>9.8</w:t>
            </w:r>
          </w:p>
        </w:tc>
        <w:tc>
          <w:tcPr>
            <w:tcW w:w="1413" w:type="dxa"/>
            <w:tcMar>
              <w:top w:w="40" w:type="dxa"/>
              <w:left w:w="40" w:type="dxa"/>
              <w:bottom w:w="40" w:type="dxa"/>
              <w:right w:w="40" w:type="dxa"/>
            </w:tcMar>
            <w:vAlign w:val="center"/>
          </w:tcPr>
          <w:p w14:paraId="06E53D74" w14:textId="367A78E3"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83.9 ± </w:t>
            </w:r>
            <w:r w:rsidR="00B805A7">
              <w:rPr>
                <w:rFonts w:ascii="Times New Roman" w:eastAsia="Times New Roman" w:hAnsi="Times New Roman" w:cs="Times New Roman"/>
                <w:sz w:val="24"/>
                <w:szCs w:val="24"/>
              </w:rPr>
              <w:t>2.1</w:t>
            </w:r>
          </w:p>
        </w:tc>
        <w:tc>
          <w:tcPr>
            <w:tcW w:w="1413" w:type="dxa"/>
            <w:tcMar>
              <w:top w:w="40" w:type="dxa"/>
              <w:left w:w="40" w:type="dxa"/>
              <w:bottom w:w="40" w:type="dxa"/>
              <w:right w:w="40" w:type="dxa"/>
            </w:tcMar>
            <w:vAlign w:val="center"/>
          </w:tcPr>
          <w:p w14:paraId="2373509A" w14:textId="50C7E06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213</w:t>
            </w:r>
            <w:r w:rsidR="003161E1">
              <w:rPr>
                <w:rFonts w:ascii="Times New Roman" w:eastAsia="Times New Roman" w:hAnsi="Times New Roman" w:cs="Times New Roman"/>
                <w:sz w:val="24"/>
                <w:szCs w:val="24"/>
              </w:rPr>
              <w:t xml:space="preserve"> </w:t>
            </w:r>
            <w:r w:rsidR="003161E1" w:rsidRPr="0075221E">
              <w:rPr>
                <w:rFonts w:ascii="Times New Roman" w:eastAsia="Times New Roman" w:hAnsi="Times New Roman" w:cs="Times New Roman"/>
                <w:sz w:val="24"/>
                <w:szCs w:val="24"/>
              </w:rPr>
              <w:t>±</w:t>
            </w:r>
            <w:r w:rsidR="003161E1">
              <w:rPr>
                <w:rFonts w:ascii="Times New Roman" w:eastAsia="Times New Roman" w:hAnsi="Times New Roman" w:cs="Times New Roman"/>
                <w:sz w:val="24"/>
                <w:szCs w:val="24"/>
              </w:rPr>
              <w:t xml:space="preserve"> 19</w:t>
            </w:r>
          </w:p>
        </w:tc>
      </w:tr>
      <w:tr w:rsidR="00456EF2" w:rsidRPr="0075221E" w14:paraId="0672F656" w14:textId="77777777" w:rsidTr="0075221E">
        <w:trPr>
          <w:gridAfter w:val="1"/>
          <w:wAfter w:w="224" w:type="dxa"/>
          <w:trHeight w:val="315"/>
          <w:jc w:val="center"/>
        </w:trPr>
        <w:tc>
          <w:tcPr>
            <w:tcW w:w="1414" w:type="dxa"/>
            <w:tcMar>
              <w:top w:w="40" w:type="dxa"/>
              <w:left w:w="40" w:type="dxa"/>
              <w:bottom w:w="40" w:type="dxa"/>
              <w:right w:w="40" w:type="dxa"/>
            </w:tcMar>
            <w:vAlign w:val="center"/>
          </w:tcPr>
          <w:p w14:paraId="1925E840" w14:textId="7777777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85</w:t>
            </w:r>
          </w:p>
        </w:tc>
        <w:tc>
          <w:tcPr>
            <w:tcW w:w="1413" w:type="dxa"/>
            <w:tcMar>
              <w:top w:w="40" w:type="dxa"/>
              <w:left w:w="40" w:type="dxa"/>
              <w:bottom w:w="40" w:type="dxa"/>
              <w:right w:w="40" w:type="dxa"/>
            </w:tcMar>
            <w:vAlign w:val="center"/>
          </w:tcPr>
          <w:p w14:paraId="5E4BAED3" w14:textId="2B9E5241"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-51.3 ± 2.</w:t>
            </w:r>
            <w:r w:rsidR="00F85C53">
              <w:rPr>
                <w:rFonts w:ascii="Times New Roman" w:eastAsia="Times New Roman" w:hAnsi="Times New Roman" w:cs="Times New Roman"/>
                <w:sz w:val="24"/>
                <w:szCs w:val="24"/>
              </w:rPr>
              <w:t>1</w:t>
            </w:r>
          </w:p>
        </w:tc>
        <w:tc>
          <w:tcPr>
            <w:tcW w:w="1413" w:type="dxa"/>
            <w:tcMar>
              <w:top w:w="40" w:type="dxa"/>
              <w:left w:w="40" w:type="dxa"/>
              <w:bottom w:w="40" w:type="dxa"/>
              <w:right w:w="40" w:type="dxa"/>
            </w:tcMar>
            <w:vAlign w:val="center"/>
          </w:tcPr>
          <w:p w14:paraId="187EAABF" w14:textId="3386C4E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405 ± </w:t>
            </w:r>
            <w:r w:rsidR="005844B4">
              <w:rPr>
                <w:rFonts w:ascii="Times New Roman" w:eastAsia="Times New Roman" w:hAnsi="Times New Roman" w:cs="Times New Roman"/>
                <w:sz w:val="24"/>
                <w:szCs w:val="24"/>
              </w:rPr>
              <w:t>8.9</w:t>
            </w:r>
          </w:p>
        </w:tc>
        <w:tc>
          <w:tcPr>
            <w:tcW w:w="1413" w:type="dxa"/>
            <w:tcMar>
              <w:top w:w="40" w:type="dxa"/>
              <w:left w:w="40" w:type="dxa"/>
              <w:bottom w:w="40" w:type="dxa"/>
              <w:right w:w="40" w:type="dxa"/>
            </w:tcMar>
            <w:vAlign w:val="center"/>
          </w:tcPr>
          <w:p w14:paraId="4E692FE9" w14:textId="0F95D080"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82.3 ± </w:t>
            </w:r>
            <w:r w:rsidR="00B805A7">
              <w:rPr>
                <w:rFonts w:ascii="Times New Roman" w:eastAsia="Times New Roman" w:hAnsi="Times New Roman" w:cs="Times New Roman"/>
                <w:sz w:val="24"/>
                <w:szCs w:val="24"/>
              </w:rPr>
              <w:t>1.8</w:t>
            </w:r>
          </w:p>
        </w:tc>
        <w:tc>
          <w:tcPr>
            <w:tcW w:w="1413" w:type="dxa"/>
            <w:tcMar>
              <w:top w:w="40" w:type="dxa"/>
              <w:left w:w="40" w:type="dxa"/>
              <w:bottom w:w="40" w:type="dxa"/>
              <w:right w:w="40" w:type="dxa"/>
            </w:tcMar>
            <w:vAlign w:val="center"/>
          </w:tcPr>
          <w:p w14:paraId="345FE545" w14:textId="299828CA"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216</w:t>
            </w:r>
            <w:r w:rsidR="003161E1">
              <w:rPr>
                <w:rFonts w:ascii="Times New Roman" w:eastAsia="Times New Roman" w:hAnsi="Times New Roman" w:cs="Times New Roman"/>
                <w:sz w:val="24"/>
                <w:szCs w:val="24"/>
              </w:rPr>
              <w:t xml:space="preserve"> </w:t>
            </w:r>
            <w:r w:rsidR="003161E1" w:rsidRPr="0075221E">
              <w:rPr>
                <w:rFonts w:ascii="Times New Roman" w:eastAsia="Times New Roman" w:hAnsi="Times New Roman" w:cs="Times New Roman"/>
                <w:sz w:val="24"/>
                <w:szCs w:val="24"/>
              </w:rPr>
              <w:t>±</w:t>
            </w:r>
            <w:r w:rsidR="003161E1">
              <w:rPr>
                <w:rFonts w:ascii="Times New Roman" w:eastAsia="Times New Roman" w:hAnsi="Times New Roman" w:cs="Times New Roman"/>
                <w:sz w:val="24"/>
                <w:szCs w:val="24"/>
              </w:rPr>
              <w:t xml:space="preserve"> 18</w:t>
            </w:r>
          </w:p>
        </w:tc>
      </w:tr>
      <w:tr w:rsidR="00456EF2" w:rsidRPr="0075221E" w14:paraId="2C53DEA7" w14:textId="77777777" w:rsidTr="0075221E">
        <w:trPr>
          <w:gridAfter w:val="1"/>
          <w:wAfter w:w="224" w:type="dxa"/>
          <w:trHeight w:val="315"/>
          <w:jc w:val="center"/>
        </w:trPr>
        <w:tc>
          <w:tcPr>
            <w:tcW w:w="1414" w:type="dxa"/>
            <w:tcBorders>
              <w:bottom w:val="single" w:sz="6" w:space="0" w:color="000000"/>
            </w:tcBorders>
            <w:tcMar>
              <w:top w:w="40" w:type="dxa"/>
              <w:left w:w="40" w:type="dxa"/>
              <w:bottom w:w="40" w:type="dxa"/>
              <w:right w:w="40" w:type="dxa"/>
            </w:tcMar>
            <w:vAlign w:val="center"/>
          </w:tcPr>
          <w:p w14:paraId="0360EAD5" w14:textId="77777777"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95</w:t>
            </w:r>
          </w:p>
        </w:tc>
        <w:tc>
          <w:tcPr>
            <w:tcW w:w="1413" w:type="dxa"/>
            <w:tcBorders>
              <w:bottom w:val="single" w:sz="6" w:space="0" w:color="000000"/>
            </w:tcBorders>
            <w:tcMar>
              <w:top w:w="40" w:type="dxa"/>
              <w:left w:w="40" w:type="dxa"/>
              <w:bottom w:w="40" w:type="dxa"/>
              <w:right w:w="40" w:type="dxa"/>
            </w:tcMar>
            <w:vAlign w:val="center"/>
          </w:tcPr>
          <w:p w14:paraId="381D9996" w14:textId="5EA5621F"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-54.1 ± 2.</w:t>
            </w:r>
            <w:r w:rsidR="00F85C53">
              <w:rPr>
                <w:rFonts w:ascii="Times New Roman" w:eastAsia="Times New Roman" w:hAnsi="Times New Roman" w:cs="Times New Roman"/>
                <w:sz w:val="24"/>
                <w:szCs w:val="24"/>
              </w:rPr>
              <w:t>1</w:t>
            </w:r>
          </w:p>
        </w:tc>
        <w:tc>
          <w:tcPr>
            <w:tcW w:w="1413" w:type="dxa"/>
            <w:tcBorders>
              <w:bottom w:val="single" w:sz="6" w:space="0" w:color="000000"/>
            </w:tcBorders>
            <w:tcMar>
              <w:top w:w="40" w:type="dxa"/>
              <w:left w:w="40" w:type="dxa"/>
              <w:bottom w:w="40" w:type="dxa"/>
              <w:right w:w="40" w:type="dxa"/>
            </w:tcMar>
            <w:vAlign w:val="center"/>
          </w:tcPr>
          <w:p w14:paraId="6299EFC6" w14:textId="1DC775F1"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414 ± </w:t>
            </w:r>
            <w:r w:rsidR="00393157">
              <w:rPr>
                <w:rFonts w:ascii="Times New Roman" w:eastAsia="Times New Roman" w:hAnsi="Times New Roman" w:cs="Times New Roman"/>
                <w:sz w:val="24"/>
                <w:szCs w:val="24"/>
              </w:rPr>
              <w:t>8.5</w:t>
            </w:r>
          </w:p>
        </w:tc>
        <w:tc>
          <w:tcPr>
            <w:tcW w:w="1413" w:type="dxa"/>
            <w:tcBorders>
              <w:bottom w:val="single" w:sz="6" w:space="0" w:color="000000"/>
            </w:tcBorders>
            <w:tcMar>
              <w:top w:w="40" w:type="dxa"/>
              <w:left w:w="40" w:type="dxa"/>
              <w:bottom w:w="40" w:type="dxa"/>
              <w:right w:w="40" w:type="dxa"/>
            </w:tcMar>
            <w:vAlign w:val="center"/>
          </w:tcPr>
          <w:p w14:paraId="4690686E" w14:textId="3CD98101"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 xml:space="preserve">80.5 ± </w:t>
            </w:r>
            <w:r w:rsidR="00B805A7">
              <w:rPr>
                <w:rFonts w:ascii="Times New Roman" w:eastAsia="Times New Roman" w:hAnsi="Times New Roman" w:cs="Times New Roman"/>
                <w:sz w:val="24"/>
                <w:szCs w:val="24"/>
              </w:rPr>
              <w:t>1.7</w:t>
            </w:r>
          </w:p>
        </w:tc>
        <w:tc>
          <w:tcPr>
            <w:tcW w:w="1413" w:type="dxa"/>
            <w:tcBorders>
              <w:bottom w:val="single" w:sz="6" w:space="0" w:color="000000"/>
            </w:tcBorders>
            <w:tcMar>
              <w:top w:w="40" w:type="dxa"/>
              <w:left w:w="40" w:type="dxa"/>
              <w:bottom w:w="40" w:type="dxa"/>
              <w:right w:w="40" w:type="dxa"/>
            </w:tcMar>
            <w:vAlign w:val="center"/>
          </w:tcPr>
          <w:p w14:paraId="2D031436" w14:textId="29648A5F" w:rsidR="00456EF2" w:rsidRPr="0075221E" w:rsidRDefault="00456EF2" w:rsidP="00CF3F02">
            <w:pPr>
              <w:widowControl w:val="0"/>
              <w:spacing w:line="480" w:lineRule="auto"/>
              <w:jc w:val="center"/>
              <w:rPr>
                <w:rFonts w:ascii="Times New Roman" w:eastAsia="Times New Roman" w:hAnsi="Times New Roman" w:cs="Times New Roman"/>
                <w:sz w:val="24"/>
                <w:szCs w:val="24"/>
              </w:rPr>
            </w:pPr>
            <w:r w:rsidRPr="0075221E">
              <w:rPr>
                <w:rFonts w:ascii="Times New Roman" w:eastAsia="Times New Roman" w:hAnsi="Times New Roman" w:cs="Times New Roman"/>
                <w:sz w:val="24"/>
                <w:szCs w:val="24"/>
              </w:rPr>
              <w:t>236</w:t>
            </w:r>
            <w:r w:rsidR="003161E1">
              <w:rPr>
                <w:rFonts w:ascii="Times New Roman" w:eastAsia="Times New Roman" w:hAnsi="Times New Roman" w:cs="Times New Roman"/>
                <w:sz w:val="24"/>
                <w:szCs w:val="24"/>
              </w:rPr>
              <w:t xml:space="preserve"> </w:t>
            </w:r>
            <w:r w:rsidR="003161E1" w:rsidRPr="0075221E">
              <w:rPr>
                <w:rFonts w:ascii="Times New Roman" w:eastAsia="Times New Roman" w:hAnsi="Times New Roman" w:cs="Times New Roman"/>
                <w:sz w:val="24"/>
                <w:szCs w:val="24"/>
              </w:rPr>
              <w:t>±</w:t>
            </w:r>
            <w:r w:rsidR="003161E1">
              <w:rPr>
                <w:rFonts w:ascii="Times New Roman" w:eastAsia="Times New Roman" w:hAnsi="Times New Roman" w:cs="Times New Roman"/>
                <w:sz w:val="24"/>
                <w:szCs w:val="24"/>
              </w:rPr>
              <w:t xml:space="preserve"> </w:t>
            </w:r>
            <w:r w:rsidR="0077237A">
              <w:rPr>
                <w:rFonts w:ascii="Times New Roman" w:eastAsia="Times New Roman" w:hAnsi="Times New Roman" w:cs="Times New Roman"/>
                <w:sz w:val="24"/>
                <w:szCs w:val="24"/>
              </w:rPr>
              <w:t>19</w:t>
            </w:r>
          </w:p>
        </w:tc>
      </w:tr>
    </w:tbl>
    <w:p w14:paraId="020D5A4A" w14:textId="77777777" w:rsidR="00ED4CA6" w:rsidRDefault="00ED4CA6" w:rsidP="0000734B">
      <w:pPr>
        <w:spacing w:line="480" w:lineRule="auto"/>
        <w:ind w:firstLine="720"/>
        <w:jc w:val="both"/>
        <w:rPr>
          <w:rFonts w:ascii="Times New Roman" w:hAnsi="Times New Roman" w:cs="Times New Roman"/>
          <w:sz w:val="24"/>
          <w:szCs w:val="24"/>
        </w:rPr>
      </w:pPr>
    </w:p>
    <w:p w14:paraId="4F570C03" w14:textId="48F50A31" w:rsidR="00E15582" w:rsidRDefault="000028A2" w:rsidP="0075221E">
      <w:pPr>
        <w:spacing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Now that we have </w:t>
      </w:r>
      <w:r w:rsidR="00183DC8">
        <w:rPr>
          <w:rFonts w:ascii="Times New Roman" w:hAnsi="Times New Roman" w:cs="Times New Roman"/>
          <w:sz w:val="24"/>
          <w:szCs w:val="24"/>
        </w:rPr>
        <w:t xml:space="preserve">confirmed that </w:t>
      </w:r>
      <w:r w:rsidR="003A239C">
        <w:rPr>
          <w:rFonts w:ascii="Times New Roman" w:hAnsi="Times New Roman" w:cs="Times New Roman"/>
          <w:sz w:val="24"/>
          <w:szCs w:val="24"/>
        </w:rPr>
        <w:t xml:space="preserve">the </w:t>
      </w:r>
      <w:r w:rsidR="00183DC8">
        <w:rPr>
          <w:rFonts w:ascii="Times New Roman" w:hAnsi="Times New Roman" w:cs="Times New Roman"/>
          <w:sz w:val="24"/>
          <w:szCs w:val="24"/>
        </w:rPr>
        <w:t xml:space="preserve">setup works as expected with the </w:t>
      </w:r>
      <w:r>
        <w:rPr>
          <w:rFonts w:ascii="Times New Roman" w:hAnsi="Times New Roman" w:cs="Times New Roman"/>
          <w:sz w:val="24"/>
          <w:szCs w:val="24"/>
        </w:rPr>
        <w:t xml:space="preserve">standard </w:t>
      </w:r>
      <w:r w:rsidR="003A239C">
        <w:rPr>
          <w:rFonts w:ascii="Times New Roman" w:hAnsi="Times New Roman" w:cs="Times New Roman"/>
          <w:sz w:val="24"/>
          <w:szCs w:val="24"/>
        </w:rPr>
        <w:t xml:space="preserve">Chromel wire, </w:t>
      </w:r>
      <w:r w:rsidR="00FB2A05">
        <w:rPr>
          <w:rFonts w:ascii="Times New Roman" w:hAnsi="Times New Roman" w:cs="Times New Roman"/>
          <w:sz w:val="24"/>
          <w:szCs w:val="24"/>
        </w:rPr>
        <w:t xml:space="preserve">we </w:t>
      </w:r>
      <w:r w:rsidR="003A239C">
        <w:rPr>
          <w:rFonts w:ascii="Times New Roman" w:hAnsi="Times New Roman" w:cs="Times New Roman"/>
          <w:sz w:val="24"/>
          <w:szCs w:val="24"/>
        </w:rPr>
        <w:t xml:space="preserve">report, in Table 2, </w:t>
      </w:r>
      <w:r w:rsidR="00E15582">
        <w:rPr>
          <w:rFonts w:ascii="Times New Roman" w:hAnsi="Times New Roman" w:cs="Times New Roman"/>
          <w:sz w:val="24"/>
          <w:szCs w:val="24"/>
        </w:rPr>
        <w:t>a</w:t>
      </w:r>
      <w:r w:rsidR="00FB2A05">
        <w:rPr>
          <w:rFonts w:ascii="Times New Roman" w:hAnsi="Times New Roman" w:cs="Times New Roman"/>
          <w:sz w:val="24"/>
          <w:szCs w:val="24"/>
        </w:rPr>
        <w:t xml:space="preserve"> </w:t>
      </w:r>
      <w:r w:rsidR="003A239C">
        <w:rPr>
          <w:rFonts w:ascii="Times New Roman" w:hAnsi="Times New Roman" w:cs="Times New Roman"/>
          <w:sz w:val="24"/>
          <w:szCs w:val="24"/>
        </w:rPr>
        <w:t xml:space="preserve">full </w:t>
      </w:r>
      <w:r w:rsidR="00FB2A05">
        <w:rPr>
          <w:rFonts w:ascii="Times New Roman" w:hAnsi="Times New Roman" w:cs="Times New Roman"/>
          <w:sz w:val="24"/>
          <w:szCs w:val="24"/>
        </w:rPr>
        <w:t>set of thermoelectric properties</w:t>
      </w:r>
      <w:r w:rsidR="003A239C">
        <w:rPr>
          <w:rFonts w:ascii="Times New Roman" w:hAnsi="Times New Roman" w:cs="Times New Roman"/>
          <w:sz w:val="24"/>
          <w:szCs w:val="24"/>
        </w:rPr>
        <w:t>,</w:t>
      </w:r>
      <w:r w:rsidR="00FB2A05">
        <w:rPr>
          <w:rFonts w:ascii="Times New Roman" w:hAnsi="Times New Roman" w:cs="Times New Roman"/>
          <w:sz w:val="24"/>
          <w:szCs w:val="24"/>
        </w:rPr>
        <w:t xml:space="preserve"> including </w:t>
      </w:r>
      <w:r w:rsidR="0000734B">
        <w:rPr>
          <w:rFonts w:ascii="Times New Roman" w:hAnsi="Times New Roman" w:cs="Times New Roman"/>
          <w:sz w:val="24"/>
          <w:szCs w:val="24"/>
        </w:rPr>
        <w:t>Seebeck coefficient, sheet resistance, conductivity, and power factor</w:t>
      </w:r>
      <w:r w:rsidR="003A239C">
        <w:rPr>
          <w:rFonts w:ascii="Times New Roman" w:hAnsi="Times New Roman" w:cs="Times New Roman"/>
          <w:sz w:val="24"/>
          <w:szCs w:val="24"/>
        </w:rPr>
        <w:t>, on a thin film, which this setup is designed for, using a</w:t>
      </w:r>
      <w:r w:rsidR="00EC2E07">
        <w:rPr>
          <w:rFonts w:ascii="Times New Roman" w:hAnsi="Times New Roman" w:cs="Times New Roman"/>
          <w:sz w:val="24"/>
          <w:szCs w:val="24"/>
        </w:rPr>
        <w:t xml:space="preserve"> </w:t>
      </w:r>
      <w:r w:rsidR="003A239C">
        <w:rPr>
          <w:rFonts w:ascii="Times New Roman" w:hAnsi="Times New Roman" w:cs="Times New Roman"/>
          <w:sz w:val="24"/>
          <w:szCs w:val="24"/>
        </w:rPr>
        <w:t>30</w:t>
      </w:r>
      <w:r w:rsidR="00744C29">
        <w:rPr>
          <w:rFonts w:ascii="Times New Roman" w:hAnsi="Times New Roman" w:cs="Times New Roman"/>
          <w:sz w:val="24"/>
          <w:szCs w:val="24"/>
        </w:rPr>
        <w:t>-</w:t>
      </w:r>
      <w:r w:rsidR="003A239C">
        <w:rPr>
          <w:rFonts w:ascii="Times New Roman" w:hAnsi="Times New Roman" w:cs="Times New Roman"/>
          <w:sz w:val="24"/>
          <w:szCs w:val="24"/>
        </w:rPr>
        <w:t xml:space="preserve">nm-thick </w:t>
      </w:r>
      <w:r w:rsidR="00EC2E07">
        <w:rPr>
          <w:rFonts w:ascii="Times New Roman" w:hAnsi="Times New Roman" w:cs="Times New Roman"/>
          <w:sz w:val="24"/>
          <w:szCs w:val="24"/>
        </w:rPr>
        <w:t>Bi</w:t>
      </w:r>
      <w:r w:rsidR="00EC2E07" w:rsidRPr="00EC2E07">
        <w:rPr>
          <w:rFonts w:ascii="Times New Roman" w:hAnsi="Times New Roman" w:cs="Times New Roman"/>
          <w:sz w:val="24"/>
          <w:szCs w:val="24"/>
          <w:vertAlign w:val="subscript"/>
        </w:rPr>
        <w:t>2</w:t>
      </w:r>
      <w:r w:rsidR="00EC2E07">
        <w:rPr>
          <w:rFonts w:ascii="Times New Roman" w:hAnsi="Times New Roman" w:cs="Times New Roman"/>
          <w:sz w:val="24"/>
          <w:szCs w:val="24"/>
        </w:rPr>
        <w:t>Se</w:t>
      </w:r>
      <w:r w:rsidR="00EC2E07" w:rsidRPr="00EC2E07">
        <w:rPr>
          <w:rFonts w:ascii="Times New Roman" w:hAnsi="Times New Roman" w:cs="Times New Roman"/>
          <w:sz w:val="24"/>
          <w:szCs w:val="24"/>
          <w:vertAlign w:val="subscript"/>
        </w:rPr>
        <w:t>3</w:t>
      </w:r>
      <w:r w:rsidR="00EC2E07">
        <w:rPr>
          <w:rFonts w:ascii="Times New Roman" w:hAnsi="Times New Roman" w:cs="Times New Roman"/>
          <w:sz w:val="24"/>
          <w:szCs w:val="24"/>
        </w:rPr>
        <w:t xml:space="preserve"> thin fil</w:t>
      </w:r>
      <w:r w:rsidR="0000734B">
        <w:rPr>
          <w:rFonts w:ascii="Times New Roman" w:hAnsi="Times New Roman" w:cs="Times New Roman"/>
          <w:sz w:val="24"/>
          <w:szCs w:val="24"/>
        </w:rPr>
        <w:t>m</w:t>
      </w:r>
      <w:r w:rsidR="0000734B">
        <w:rPr>
          <w:rFonts w:ascii="Times New Roman" w:eastAsia="Times New Roman" w:hAnsi="Times New Roman" w:cs="Times New Roman"/>
          <w:sz w:val="24"/>
          <w:szCs w:val="24"/>
        </w:rPr>
        <w:t xml:space="preserve">. </w:t>
      </w:r>
      <w:r w:rsidR="004A1710">
        <w:rPr>
          <w:rFonts w:ascii="Times New Roman" w:eastAsia="Times New Roman" w:hAnsi="Times New Roman" w:cs="Times New Roman"/>
          <w:sz w:val="24"/>
          <w:szCs w:val="24"/>
        </w:rPr>
        <w:t>Unlike the Chromel wire, which has well-defined Seebeck coefficients, the properties of Bi</w:t>
      </w:r>
      <w:r w:rsidR="004A1710" w:rsidRPr="003A239C">
        <w:rPr>
          <w:rFonts w:ascii="Times New Roman" w:eastAsia="Times New Roman" w:hAnsi="Times New Roman" w:cs="Times New Roman"/>
          <w:sz w:val="24"/>
          <w:szCs w:val="24"/>
          <w:vertAlign w:val="subscript"/>
        </w:rPr>
        <w:t>2</w:t>
      </w:r>
      <w:r w:rsidR="004A1710">
        <w:rPr>
          <w:rFonts w:ascii="Times New Roman" w:eastAsia="Times New Roman" w:hAnsi="Times New Roman" w:cs="Times New Roman"/>
          <w:sz w:val="24"/>
          <w:szCs w:val="24"/>
        </w:rPr>
        <w:t>Se</w:t>
      </w:r>
      <w:r w:rsidR="004A1710" w:rsidRPr="003A239C">
        <w:rPr>
          <w:rFonts w:ascii="Times New Roman" w:eastAsia="Times New Roman" w:hAnsi="Times New Roman" w:cs="Times New Roman"/>
          <w:sz w:val="24"/>
          <w:szCs w:val="24"/>
          <w:vertAlign w:val="subscript"/>
        </w:rPr>
        <w:t>3</w:t>
      </w:r>
      <w:r w:rsidR="004A1710">
        <w:rPr>
          <w:rFonts w:ascii="Times New Roman" w:eastAsia="Times New Roman" w:hAnsi="Times New Roman" w:cs="Times New Roman"/>
          <w:sz w:val="24"/>
          <w:szCs w:val="24"/>
        </w:rPr>
        <w:t xml:space="preserve"> thin films vary considerably depending on the exact growth details,</w:t>
      </w:r>
      <w:r w:rsidR="00D60651">
        <w:rPr>
          <w:rFonts w:ascii="Times New Roman" w:eastAsia="Times New Roman" w:hAnsi="Times New Roman" w:cs="Times New Roman"/>
          <w:sz w:val="24"/>
          <w:szCs w:val="24"/>
        </w:rPr>
        <w:fldChar w:fldCharType="begin" w:fldLock="1"/>
      </w:r>
      <w:r w:rsidR="0069423E">
        <w:rPr>
          <w:rFonts w:ascii="Times New Roman" w:eastAsia="Times New Roman" w:hAnsi="Times New Roman" w:cs="Times New Roman"/>
          <w:sz w:val="24"/>
          <w:szCs w:val="24"/>
        </w:rPr>
        <w:instrText xml:space="preserve">ADDIN CSL_CITATION {"citationItems":[{"id":"ITEM-1","itemData":{"abstract":"We show that a number of transport properties in topological insulator (TI) Bi2Se3 exhibit striking thickness-dependences over a range of up to five orders of thickness (3 nm - 170 \\mu m). Volume carrier density decreased with thickness, presumably due to diffusion-limited formation of selenium vacancies. Mobility increased linearly with thickness in the thin film regime and saturated in the thick limit. The weak anti-localization effect was dominated by a single two-dimensional channel over two decades of thickness. The sublinear thickness-dependence of the phase coherence length suggests the presence of strong coupling between the surface and bulk states.","author":[{"dropping-particle":"","family":"Kim","given":"Yong Seung","non-dropping-particle":"","parse-names":false,"suffix":""},{"dropping-particle":"","family":"Brahlek","given":"Matthew","non-dropping-particle":"","parse-names":false,"suffix":""},{"dropping-particle":"","family":"Bansal","given":"Namrata","non-dropping-particle":"","parse-names":false,"suffix":""},{"dropping-particle":"","family":"Edrey","given":"Eliav","non-dropping-particle":"","parse-names":false,"suffix":""},{"dropping-particle":"","family":"Kapilevich","given":"Gary A.","non-dropping-particle":"","parse-names":false,"suffix":""},{"dropping-particle":"","family":"Lida","given":"Keiko","non-dropping-particle":"","parse-names":false,"suffix":""},{"dropping-particle":"","family":"Tanimura","given":"Makoto","non-dropping-particle":"","parse-names":false,"suffix":""},{"dropping-particle":"","family":"Horibe","given":"Yoichi","non-dropping-particle":"","parse-names":false,"suffix":""},{"dropping-particle":"","family":"Cheong","given":"Sang-Wook Wook","non-dropping-particle":"","parse-names":false,"suffix":""},{"dropping-particle":"","family":"Oh","given":"Seongshik","non-dropping-particle":"","parse-names":false,"suffix":""},{"dropping-particle":"","family":"Iida","given":"Keiko","non-dropping-particle":"","parse-names":false,"suffix":""},{"dropping-particle":"","family":"Tanimura","given":"Makoto","non-dropping-particle":"","parse-names":false,"suffix":""},{"dropping-particle":"","family":"Horibe","given":"Yoichi","non-dropping-particle":"","parse-names":false,"suffix":""},{"dropping-particle":"","family":"Cheong","given":"Sang-Wook Wook","non-dropping-particle":"","parse-names":false,"suffix":""},{"dropping-particle":"","family":"Oh","given":"Seongshik","non-dropping-particle":"","parse-names":false,"suffix":""}],"container-title":"Physical Review B","id":"ITEM-1","issue":"7","issued":{"date-parts":[["2011"]]},"page":"73109","publisher":"American Physical Society","title":"Thickness-dependent bulk properties and weak antilocalization effect in topological insulator Bi2Se3","type":"article-journal","volume":"84"},"uris":["http://www.mendeley.com/documents/?uuid=de64c583-2a93-451f-b47e-6d4abb540339"]},{"id":"ITEM-2","itemData":{"DOI":"10.1103/PhysRevLett.109.116804","ISSN":"00319007","abstract":"With high quality topological insulator Bi  2 Se  3  thin films, we report thickness-independent transport properties over wide thickness ranges. Conductance remained nominally constant as the sample thickness changed from 256 to </w:instrText>
      </w:r>
      <w:r w:rsidR="0069423E">
        <w:rPr>
          <w:rFonts w:ascii="Cambria Math" w:eastAsia="Times New Roman" w:hAnsi="Cambria Math" w:cs="Cambria Math"/>
          <w:sz w:val="24"/>
          <w:szCs w:val="24"/>
        </w:rPr>
        <w:instrText>∼</w:instrText>
      </w:r>
      <w:r w:rsidR="0069423E">
        <w:rPr>
          <w:rFonts w:ascii="Times New Roman" w:eastAsia="Times New Roman" w:hAnsi="Times New Roman" w:cs="Times New Roman"/>
          <w:sz w:val="24"/>
          <w:szCs w:val="24"/>
        </w:rPr>
        <w:instrText xml:space="preserve">8QL (where QL refers to quintuple layer, 1QL1nm). Two surface channels of very different behaviors were identified. The sheet carrier density of one channel remained constant at </w:instrText>
      </w:r>
      <w:r w:rsidR="0069423E">
        <w:rPr>
          <w:rFonts w:ascii="Cambria Math" w:eastAsia="Times New Roman" w:hAnsi="Cambria Math" w:cs="Cambria Math"/>
          <w:sz w:val="24"/>
          <w:szCs w:val="24"/>
        </w:rPr>
        <w:instrText>∼</w:instrText>
      </w:r>
      <w:r w:rsidR="0069423E">
        <w:rPr>
          <w:rFonts w:ascii="Times New Roman" w:eastAsia="Times New Roman" w:hAnsi="Times New Roman" w:cs="Times New Roman"/>
          <w:sz w:val="24"/>
          <w:szCs w:val="24"/>
        </w:rPr>
        <w:instrText xml:space="preserve">3.0×1013cm  - 2 down to 2 QL, while the other, which exhibited quantum oscillations, remained constant at </w:instrText>
      </w:r>
      <w:r w:rsidR="0069423E">
        <w:rPr>
          <w:rFonts w:ascii="Cambria Math" w:eastAsia="Times New Roman" w:hAnsi="Cambria Math" w:cs="Cambria Math"/>
          <w:sz w:val="24"/>
          <w:szCs w:val="24"/>
        </w:rPr>
        <w:instrText>∼</w:instrText>
      </w:r>
      <w:r w:rsidR="0069423E">
        <w:rPr>
          <w:rFonts w:ascii="Times New Roman" w:eastAsia="Times New Roman" w:hAnsi="Times New Roman" w:cs="Times New Roman"/>
          <w:sz w:val="24"/>
          <w:szCs w:val="24"/>
        </w:rPr>
        <w:instrText xml:space="preserve">8×1012cm  - 2 only down to </w:instrText>
      </w:r>
      <w:r w:rsidR="0069423E">
        <w:rPr>
          <w:rFonts w:ascii="Cambria Math" w:eastAsia="Times New Roman" w:hAnsi="Cambria Math" w:cs="Cambria Math"/>
          <w:sz w:val="24"/>
          <w:szCs w:val="24"/>
        </w:rPr>
        <w:instrText>∼</w:instrText>
      </w:r>
      <w:r w:rsidR="0069423E">
        <w:rPr>
          <w:rFonts w:ascii="Times New Roman" w:eastAsia="Times New Roman" w:hAnsi="Times New Roman" w:cs="Times New Roman"/>
          <w:sz w:val="24"/>
          <w:szCs w:val="24"/>
        </w:rPr>
        <w:instrText>8QL. The weak antilocalization parameters also exhibited similar thickness independence. These two channels are most consistent with the topological surface states and the surface accumulation layers, respectively. © 2012 American Physical Society.","author":[{"dropping-particle":"","family":"Bansal","given":"N.","non-dropping-particle":"","parse-names":false,"suffix":""},{"dropping-particle":"","family":"Kim","given":"Y.S.","non-dropping-particle":"","parse-names":false,"suffix":""},{"dropping-particle":"","family":"Brahlek","given":"M.","non-dropping-particle":"","parse-names":false,"suffix":""},{"dropping-particle":"","family":"Edrey","given":"E.","non-dropping-particle":"","parse-names":false,"suffix":""},{"dropping-particle":"","family":"Oh","given":"S.","non-dropping-particle":"","parse-names":false,"suffix":""}],"container-title":"Physical Review Letters","id":"ITEM-2","issue":"11","issued":{"date-parts":[["2012"]]},"title":"Thickness-independent transport channels in topological insulator Bi &lt;inf&gt;2&lt;/inf&gt;Se &lt;inf&gt;3&lt;/inf&gt; thin films","type":"article-journal","volume":"109"},"uris":["http://www.mendeley.com/documents/?uuid=975f77bb-65a4-3bf5-ba2f-14370e5255e2"]}],"mendeley":{"formattedCitation":"&lt;sup&gt;17,18&lt;/sup&gt;","plainTextFormattedCitation":"17,18","previouslyFormattedCitation":"&lt;sup&gt;18,19&lt;/sup&gt;"},"properties":{"noteIndex":0},"schema":"https://github.com/citation-style-language/schema/raw/master/csl-citation.json"}</w:instrText>
      </w:r>
      <w:r w:rsidR="00D60651">
        <w:rPr>
          <w:rFonts w:ascii="Times New Roman" w:eastAsia="Times New Roman" w:hAnsi="Times New Roman" w:cs="Times New Roman"/>
          <w:sz w:val="24"/>
          <w:szCs w:val="24"/>
        </w:rPr>
        <w:fldChar w:fldCharType="separate"/>
      </w:r>
      <w:r w:rsidR="0069423E" w:rsidRPr="0069423E">
        <w:rPr>
          <w:rFonts w:ascii="Times New Roman" w:eastAsia="Times New Roman" w:hAnsi="Times New Roman" w:cs="Times New Roman"/>
          <w:noProof/>
          <w:sz w:val="24"/>
          <w:szCs w:val="24"/>
          <w:vertAlign w:val="superscript"/>
        </w:rPr>
        <w:t>17,18</w:t>
      </w:r>
      <w:r w:rsidR="00D60651">
        <w:rPr>
          <w:rFonts w:ascii="Times New Roman" w:eastAsia="Times New Roman" w:hAnsi="Times New Roman" w:cs="Times New Roman"/>
          <w:sz w:val="24"/>
          <w:szCs w:val="24"/>
        </w:rPr>
        <w:fldChar w:fldCharType="end"/>
      </w:r>
      <w:r w:rsidR="004A1710">
        <w:rPr>
          <w:rFonts w:ascii="Times New Roman" w:eastAsia="Times New Roman" w:hAnsi="Times New Roman" w:cs="Times New Roman"/>
          <w:sz w:val="24"/>
          <w:szCs w:val="24"/>
        </w:rPr>
        <w:t xml:space="preserve"> so there do not exist standard Seebeck coefficient values of Bi</w:t>
      </w:r>
      <w:r w:rsidR="004A1710" w:rsidRPr="004A1710">
        <w:rPr>
          <w:rFonts w:ascii="Times New Roman" w:eastAsia="Times New Roman" w:hAnsi="Times New Roman" w:cs="Times New Roman"/>
          <w:sz w:val="24"/>
          <w:szCs w:val="24"/>
          <w:vertAlign w:val="subscript"/>
        </w:rPr>
        <w:t>2</w:t>
      </w:r>
      <w:r w:rsidR="004A1710">
        <w:rPr>
          <w:rFonts w:ascii="Times New Roman" w:eastAsia="Times New Roman" w:hAnsi="Times New Roman" w:cs="Times New Roman"/>
          <w:sz w:val="24"/>
          <w:szCs w:val="24"/>
        </w:rPr>
        <w:t>Se</w:t>
      </w:r>
      <w:r w:rsidR="004A1710" w:rsidRPr="004A1710">
        <w:rPr>
          <w:rFonts w:ascii="Times New Roman" w:eastAsia="Times New Roman" w:hAnsi="Times New Roman" w:cs="Times New Roman"/>
          <w:sz w:val="24"/>
          <w:szCs w:val="24"/>
          <w:vertAlign w:val="subscript"/>
        </w:rPr>
        <w:t>3</w:t>
      </w:r>
      <w:r w:rsidR="004A1710">
        <w:rPr>
          <w:rFonts w:ascii="Times New Roman" w:eastAsia="Times New Roman" w:hAnsi="Times New Roman" w:cs="Times New Roman"/>
          <w:sz w:val="24"/>
          <w:szCs w:val="24"/>
        </w:rPr>
        <w:t xml:space="preserve"> thin films. With this in mind, </w:t>
      </w:r>
      <w:r w:rsidR="000F3660">
        <w:rPr>
          <w:rFonts w:ascii="Times New Roman" w:eastAsia="Times New Roman" w:hAnsi="Times New Roman" w:cs="Times New Roman"/>
          <w:sz w:val="24"/>
          <w:szCs w:val="24"/>
        </w:rPr>
        <w:t>our</w:t>
      </w:r>
      <w:r w:rsidR="004A1710">
        <w:rPr>
          <w:rFonts w:ascii="Times New Roman" w:eastAsia="Times New Roman" w:hAnsi="Times New Roman" w:cs="Times New Roman"/>
          <w:sz w:val="24"/>
          <w:szCs w:val="24"/>
        </w:rPr>
        <w:t xml:space="preserve"> Seebeck coefficient </w:t>
      </w:r>
      <w:r w:rsidR="00244A01">
        <w:rPr>
          <w:rFonts w:ascii="Times New Roman" w:eastAsia="Times New Roman" w:hAnsi="Times New Roman" w:cs="Times New Roman"/>
          <w:sz w:val="24"/>
          <w:szCs w:val="24"/>
        </w:rPr>
        <w:t xml:space="preserve">and sheet resistance values </w:t>
      </w:r>
      <w:r w:rsidR="004A1710">
        <w:rPr>
          <w:rFonts w:ascii="Times New Roman" w:eastAsia="Times New Roman" w:hAnsi="Times New Roman" w:cs="Times New Roman"/>
          <w:sz w:val="24"/>
          <w:szCs w:val="24"/>
        </w:rPr>
        <w:t xml:space="preserve">are about half of those reported </w:t>
      </w:r>
      <w:r w:rsidR="00244A01">
        <w:rPr>
          <w:rFonts w:ascii="Times New Roman" w:eastAsia="Times New Roman" w:hAnsi="Times New Roman" w:cs="Times New Roman"/>
          <w:sz w:val="24"/>
          <w:szCs w:val="24"/>
        </w:rPr>
        <w:t xml:space="preserve">by another group </w:t>
      </w:r>
      <w:r w:rsidR="004A1710">
        <w:rPr>
          <w:rFonts w:ascii="Times New Roman" w:eastAsia="Times New Roman" w:hAnsi="Times New Roman" w:cs="Times New Roman"/>
          <w:sz w:val="24"/>
          <w:szCs w:val="24"/>
        </w:rPr>
        <w:t>in the literature</w:t>
      </w:r>
      <w:r w:rsidR="00AD0005" w:rsidRPr="00995F62">
        <w:rPr>
          <w:rFonts w:ascii="Times New Roman" w:eastAsia="Times New Roman" w:hAnsi="Times New Roman" w:cs="Times New Roman"/>
          <w:sz w:val="24"/>
          <w:szCs w:val="24"/>
        </w:rPr>
        <w:t>.</w:t>
      </w:r>
      <w:r w:rsidR="00456EF2">
        <w:rPr>
          <w:rFonts w:ascii="Times New Roman" w:eastAsia="Times New Roman" w:hAnsi="Times New Roman" w:cs="Times New Roman"/>
          <w:sz w:val="24"/>
          <w:szCs w:val="24"/>
        </w:rPr>
        <w:fldChar w:fldCharType="begin" w:fldLock="1"/>
      </w:r>
      <w:r w:rsidR="00FA3260">
        <w:rPr>
          <w:rFonts w:ascii="Times New Roman" w:eastAsia="Times New Roman" w:hAnsi="Times New Roman" w:cs="Times New Roman"/>
          <w:sz w:val="24"/>
          <w:szCs w:val="24"/>
        </w:rPr>
        <w:instrText>ADDIN CSL_CITATION {"citationItems":[{"id":"ITEM-1","itemData":{"DOI":"10.1088/1367-2630/18/1/015008","ISSN":"1367-2630","abstract":"We report thermoelectric transport studies on Bi2Se3 topological insulator thin films with varied thickness grown by molecular beam epitaxy. We find that the Seebeck coefficient and thermoelectric power factor decrease systematically with the reduction of film thickness. These experimental observations can be explained quantitatively by theoretical calculations based on realistic electronic band structure of the Bi2Se3 thin films. This work illustrates the crucial role played by the topological surface states on the thermoelectric transport of topological insulators, and sheds new light on further improvement of their thermoelectric performance.","author":[{"dropping-particle":"","family":"Guo","given":"Minghua","non-dropping-particle":"","parse-names":false,"suffix":""},{"dropping-particle":"","family":"Wang","given":"Zhenyu","non-dropping-particle":"","parse-names":false,"suffix":""},{"dropping-particle":"","family":"Xu","given":"Yong","non-dropping-particle":"","parse-names":false,"suffix":""},{"dropping-particle":"","family":"Huang","given":"Huaqing","non-dropping-particle":"","parse-names":false,"suffix":""},{"dropping-particle":"","family":"Zang","given":"Yunyi","non-dropping-particle":"","parse-names":false,"suffix":""},{"dropping-particle":"","family":"Liu","given":"Chang","non-dropping-particle":"","parse-names":false,"suffix":""},{"dropping-particle":"","family":"Duan","given":"Wenhui","non-dropping-particle":"","parse-names":false,"suffix":""},{"dropping-particle":"","family":"Gan","given":"Zhongxue","non-dropping-particle":"","parse-names":false,"suffix":""},{"dropping-particle":"","family":"Zhang","given":"Shou Cheng","non-dropping-particle":"","parse-names":false,"suffix":""},{"dropping-particle":"","family":"He","given":"Ke","non-dropping-particle":"","parse-names":false,"suffix":""},{"dropping-particle":"","family":"Ma","given":"Xucun","non-dropping-particle":"","parse-names":false,"suffix":""},{"dropping-particle":"","family":"Xue","given":"Qikun","non-dropping-particle":"","parse-names":false,"suffix":""},{"dropping-particle":"","family":"Wang","given":"Yayu","non-dropping-particle":"","parse-names":false,"suffix":""}],"container-title":"New Journal of Physics","id":"ITEM-1","issue":"1","issued":{"date-parts":[["2016","1","12"]]},"page":"015008","publisher":"IOP Publishing","title":"Tuning thermoelectricity in a Bi2Se3 topological insulator via varied film thickness","type":"article-journal","volume":"18"},"uris":["http://www.mendeley.com/documents/?uuid=98196042-6448-3f0a-a3ef-1a15430761a6"]}],"mendeley":{"formattedCitation":"&lt;sup&gt;9&lt;/sup&gt;","plainTextFormattedCitation":"9","previouslyFormattedCitation":"&lt;sup&gt;9&lt;/sup&gt;"},"properties":{"noteIndex":0},"schema":"https://github.com/citation-style-language/schema/raw/master/csl-citation.json"}</w:instrText>
      </w:r>
      <w:r w:rsidR="00456EF2">
        <w:rPr>
          <w:rFonts w:ascii="Times New Roman" w:eastAsia="Times New Roman" w:hAnsi="Times New Roman" w:cs="Times New Roman"/>
          <w:sz w:val="24"/>
          <w:szCs w:val="24"/>
        </w:rPr>
        <w:fldChar w:fldCharType="separate"/>
      </w:r>
      <w:r w:rsidR="00456EF2" w:rsidRPr="00456EF2">
        <w:rPr>
          <w:rFonts w:ascii="Times New Roman" w:eastAsia="Times New Roman" w:hAnsi="Times New Roman" w:cs="Times New Roman"/>
          <w:noProof/>
          <w:sz w:val="24"/>
          <w:szCs w:val="24"/>
          <w:vertAlign w:val="superscript"/>
        </w:rPr>
        <w:t>9</w:t>
      </w:r>
      <w:r w:rsidR="00456EF2">
        <w:rPr>
          <w:rFonts w:ascii="Times New Roman" w:eastAsia="Times New Roman" w:hAnsi="Times New Roman" w:cs="Times New Roman"/>
          <w:sz w:val="24"/>
          <w:szCs w:val="24"/>
        </w:rPr>
        <w:fldChar w:fldCharType="end"/>
      </w:r>
      <w:r w:rsidR="00AD0005" w:rsidRPr="00995F62">
        <w:rPr>
          <w:rFonts w:ascii="Times New Roman" w:eastAsia="Times New Roman" w:hAnsi="Times New Roman" w:cs="Times New Roman"/>
          <w:sz w:val="24"/>
          <w:szCs w:val="24"/>
        </w:rPr>
        <w:t xml:space="preserve"> </w:t>
      </w:r>
      <w:r w:rsidR="00244A01">
        <w:rPr>
          <w:rFonts w:ascii="Times New Roman" w:eastAsia="Times New Roman" w:hAnsi="Times New Roman" w:cs="Times New Roman"/>
          <w:sz w:val="24"/>
          <w:szCs w:val="24"/>
        </w:rPr>
        <w:t>Taking into account</w:t>
      </w:r>
      <w:r w:rsidR="004A1710">
        <w:rPr>
          <w:rFonts w:ascii="Times New Roman" w:eastAsia="Times New Roman" w:hAnsi="Times New Roman" w:cs="Times New Roman"/>
          <w:sz w:val="24"/>
          <w:szCs w:val="24"/>
        </w:rPr>
        <w:t xml:space="preserve"> the difference in sample and measurement </w:t>
      </w:r>
      <w:r w:rsidR="004A1710">
        <w:rPr>
          <w:rFonts w:ascii="Times New Roman" w:eastAsia="Times New Roman" w:hAnsi="Times New Roman" w:cs="Times New Roman"/>
          <w:sz w:val="24"/>
          <w:szCs w:val="24"/>
        </w:rPr>
        <w:lastRenderedPageBreak/>
        <w:t>details</w:t>
      </w:r>
      <w:r w:rsidR="00244A01">
        <w:rPr>
          <w:rFonts w:ascii="Times New Roman" w:eastAsia="Times New Roman" w:hAnsi="Times New Roman" w:cs="Times New Roman"/>
          <w:sz w:val="24"/>
          <w:szCs w:val="24"/>
        </w:rPr>
        <w:t>,</w:t>
      </w:r>
      <w:r w:rsidR="00744C29">
        <w:rPr>
          <w:rFonts w:ascii="Times New Roman" w:eastAsia="Times New Roman" w:hAnsi="Times New Roman" w:cs="Times New Roman"/>
          <w:sz w:val="24"/>
          <w:szCs w:val="24"/>
        </w:rPr>
        <w:t xml:space="preserve"> </w:t>
      </w:r>
      <w:del w:id="93" w:author="Alex Oh" w:date="2025-07-03T15:16:00Z" w16du:dateUtc="2025-07-03T19:16:00Z">
        <w:r w:rsidR="00244A01" w:rsidDel="00365DF5">
          <w:rPr>
            <w:rFonts w:ascii="Times New Roman" w:eastAsia="Times New Roman" w:hAnsi="Times New Roman" w:cs="Times New Roman"/>
            <w:sz w:val="24"/>
            <w:szCs w:val="24"/>
          </w:rPr>
          <w:delText xml:space="preserve">about </w:delText>
        </w:r>
      </w:del>
      <w:r w:rsidR="00244A01">
        <w:rPr>
          <w:rFonts w:ascii="Times New Roman" w:eastAsia="Times New Roman" w:hAnsi="Times New Roman" w:cs="Times New Roman"/>
          <w:sz w:val="24"/>
          <w:szCs w:val="24"/>
        </w:rPr>
        <w:t xml:space="preserve">a factor of two difference </w:t>
      </w:r>
      <w:r w:rsidR="00183DC8">
        <w:rPr>
          <w:rFonts w:ascii="Times New Roman" w:eastAsia="Times New Roman" w:hAnsi="Times New Roman" w:cs="Times New Roman"/>
          <w:sz w:val="24"/>
          <w:szCs w:val="24"/>
        </w:rPr>
        <w:t>seems</w:t>
      </w:r>
      <w:r w:rsidR="00244A01">
        <w:rPr>
          <w:rFonts w:ascii="Times New Roman" w:eastAsia="Times New Roman" w:hAnsi="Times New Roman" w:cs="Times New Roman"/>
          <w:sz w:val="24"/>
          <w:szCs w:val="24"/>
        </w:rPr>
        <w:t xml:space="preserve"> reasonable. </w:t>
      </w:r>
      <w:r w:rsidR="00D3171B">
        <w:rPr>
          <w:rFonts w:ascii="Times New Roman" w:eastAsia="Times New Roman" w:hAnsi="Times New Roman" w:cs="Times New Roman"/>
          <w:sz w:val="24"/>
          <w:szCs w:val="24"/>
        </w:rPr>
        <w:t xml:space="preserve">The wire and thin film test combined show that </w:t>
      </w:r>
      <w:r w:rsidR="00737A4B">
        <w:rPr>
          <w:rFonts w:ascii="Times New Roman" w:eastAsia="Times New Roman" w:hAnsi="Times New Roman" w:cs="Times New Roman"/>
          <w:sz w:val="24"/>
          <w:szCs w:val="24"/>
        </w:rPr>
        <w:t xml:space="preserve">this setup is capable of measuring Seebeck coefficients with an uncertainty of a couple of </w:t>
      </w:r>
      <w:proofErr w:type="spellStart"/>
      <w:r w:rsidR="00737A4B" w:rsidRPr="00995F62">
        <w:rPr>
          <w:rFonts w:ascii="Times New Roman" w:eastAsia="Times New Roman" w:hAnsi="Times New Roman" w:cs="Times New Roman"/>
          <w:sz w:val="24"/>
          <w:szCs w:val="24"/>
        </w:rPr>
        <w:t>μV</w:t>
      </w:r>
      <w:proofErr w:type="spellEnd"/>
      <w:r w:rsidR="00737A4B" w:rsidRPr="00995F62">
        <w:rPr>
          <w:rFonts w:ascii="Times New Roman" w:eastAsia="Times New Roman" w:hAnsi="Times New Roman" w:cs="Times New Roman"/>
          <w:sz w:val="24"/>
          <w:szCs w:val="24"/>
        </w:rPr>
        <w:t>/K</w:t>
      </w:r>
      <w:r w:rsidR="00D3171B">
        <w:rPr>
          <w:rFonts w:ascii="Times New Roman" w:eastAsia="Times New Roman" w:hAnsi="Times New Roman" w:cs="Times New Roman"/>
          <w:sz w:val="24"/>
          <w:szCs w:val="24"/>
        </w:rPr>
        <w:t xml:space="preserve"> and sheet resistance with an uncertainty of a couple of percents</w:t>
      </w:r>
      <w:r w:rsidR="002C579D">
        <w:rPr>
          <w:rFonts w:ascii="Times New Roman" w:eastAsia="Times New Roman" w:hAnsi="Times New Roman" w:cs="Times New Roman"/>
          <w:sz w:val="24"/>
          <w:szCs w:val="24"/>
        </w:rPr>
        <w:t>. These uncertainties are conservatively estimated considering that they are based on the standard deviation of the raw data. If</w:t>
      </w:r>
      <w:r w:rsidR="00822CC8">
        <w:rPr>
          <w:rFonts w:ascii="Times New Roman" w:eastAsia="Times New Roman" w:hAnsi="Times New Roman" w:cs="Times New Roman"/>
          <w:sz w:val="24"/>
          <w:szCs w:val="24"/>
        </w:rPr>
        <w:t xml:space="preserve"> we</w:t>
      </w:r>
      <w:r w:rsidR="002C579D">
        <w:rPr>
          <w:rFonts w:ascii="Times New Roman" w:eastAsia="Times New Roman" w:hAnsi="Times New Roman" w:cs="Times New Roman"/>
          <w:sz w:val="24"/>
          <w:szCs w:val="24"/>
        </w:rPr>
        <w:t xml:space="preserve"> consider the averaging of many data points, the uncertainty of the averaged value will be much smaller.</w:t>
      </w:r>
      <w:r w:rsidR="00D3171B">
        <w:rPr>
          <w:rFonts w:ascii="Times New Roman" w:eastAsia="Times New Roman" w:hAnsi="Times New Roman" w:cs="Times New Roman"/>
          <w:sz w:val="24"/>
          <w:szCs w:val="24"/>
        </w:rPr>
        <w:t xml:space="preserve"> </w:t>
      </w:r>
      <w:r w:rsidR="000F3660">
        <w:rPr>
          <w:rFonts w:ascii="Times New Roman" w:eastAsia="Times New Roman" w:hAnsi="Times New Roman" w:cs="Times New Roman"/>
          <w:sz w:val="24"/>
          <w:szCs w:val="24"/>
        </w:rPr>
        <w:t xml:space="preserve"> </w:t>
      </w:r>
    </w:p>
    <w:p w14:paraId="0EC74639" w14:textId="77777777" w:rsidR="00205685" w:rsidRPr="00995F62" w:rsidRDefault="00205685" w:rsidP="00995F62">
      <w:pPr>
        <w:spacing w:line="480" w:lineRule="auto"/>
        <w:jc w:val="both"/>
        <w:rPr>
          <w:rFonts w:ascii="Times New Roman" w:eastAsia="Times New Roman" w:hAnsi="Times New Roman" w:cs="Times New Roman"/>
          <w:sz w:val="24"/>
          <w:szCs w:val="24"/>
        </w:rPr>
      </w:pPr>
    </w:p>
    <w:p w14:paraId="73C01FD3" w14:textId="2C207597" w:rsidR="008B0F10" w:rsidRPr="005D7DC1" w:rsidRDefault="008B0F10" w:rsidP="008B0F10">
      <w:pPr>
        <w:pStyle w:val="ListParagraph"/>
        <w:numPr>
          <w:ilvl w:val="0"/>
          <w:numId w:val="8"/>
        </w:numPr>
        <w:tabs>
          <w:tab w:val="left" w:pos="0"/>
          <w:tab w:val="left" w:pos="180"/>
        </w:tabs>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296A9D">
        <w:rPr>
          <w:rFonts w:ascii="Times New Roman" w:eastAsia="Times New Roman" w:hAnsi="Times New Roman" w:cs="Times New Roman"/>
          <w:b/>
          <w:sz w:val="24"/>
          <w:szCs w:val="24"/>
        </w:rPr>
        <w:t>CONCLUSIONS</w:t>
      </w:r>
    </w:p>
    <w:p w14:paraId="29D3C319" w14:textId="4C98DB9F" w:rsidR="002C6B32" w:rsidRDefault="00C375C5" w:rsidP="00296A9D">
      <w:pPr>
        <w:spacing w:line="480" w:lineRule="auto"/>
        <w:ind w:firstLine="720"/>
        <w:jc w:val="both"/>
        <w:rPr>
          <w:rFonts w:ascii="Times New Roman" w:hAnsi="Times New Roman" w:cs="Times New Roman"/>
          <w:sz w:val="24"/>
          <w:szCs w:val="24"/>
        </w:rPr>
      </w:pPr>
      <w:ins w:id="94" w:author="Alex Oh" w:date="2025-07-03T15:17:00Z" w16du:dateUtc="2025-07-03T19:17:00Z">
        <w:r>
          <w:rPr>
            <w:rFonts w:ascii="Times New Roman" w:eastAsia="Times New Roman" w:hAnsi="Times New Roman" w:cs="Times New Roman"/>
            <w:sz w:val="24"/>
            <w:szCs w:val="24"/>
          </w:rPr>
          <w:t>In this study, w</w:t>
        </w:r>
      </w:ins>
      <w:del w:id="95" w:author="Alex Oh" w:date="2025-07-03T15:17:00Z" w16du:dateUtc="2025-07-03T19:17:00Z">
        <w:r w:rsidR="00366CB6" w:rsidDel="00C375C5">
          <w:rPr>
            <w:rFonts w:ascii="Times New Roman" w:eastAsia="Times New Roman" w:hAnsi="Times New Roman" w:cs="Times New Roman"/>
            <w:sz w:val="24"/>
            <w:szCs w:val="24"/>
          </w:rPr>
          <w:delText>W</w:delText>
        </w:r>
      </w:del>
      <w:proofErr w:type="gramStart"/>
      <w:r w:rsidR="00366CB6">
        <w:rPr>
          <w:rFonts w:ascii="Times New Roman" w:eastAsia="Times New Roman" w:hAnsi="Times New Roman" w:cs="Times New Roman"/>
          <w:sz w:val="24"/>
          <w:szCs w:val="24"/>
        </w:rPr>
        <w:t>e d</w:t>
      </w:r>
      <w:r w:rsidR="0071432F">
        <w:rPr>
          <w:rFonts w:ascii="Times New Roman" w:eastAsia="Times New Roman" w:hAnsi="Times New Roman" w:cs="Times New Roman"/>
          <w:sz w:val="24"/>
          <w:szCs w:val="24"/>
        </w:rPr>
        <w:t>eveloped</w:t>
      </w:r>
      <w:proofErr w:type="gramEnd"/>
      <w:r w:rsidR="0071432F">
        <w:rPr>
          <w:rFonts w:ascii="Times New Roman" w:eastAsia="Times New Roman" w:hAnsi="Times New Roman" w:cs="Times New Roman"/>
          <w:sz w:val="24"/>
          <w:szCs w:val="24"/>
        </w:rPr>
        <w:t xml:space="preserve"> </w:t>
      </w:r>
      <w:r w:rsidR="00046AF6" w:rsidRPr="00995F62">
        <w:rPr>
          <w:rFonts w:ascii="Times New Roman" w:eastAsia="Times New Roman" w:hAnsi="Times New Roman" w:cs="Times New Roman"/>
          <w:sz w:val="24"/>
          <w:szCs w:val="24"/>
        </w:rPr>
        <w:t xml:space="preserve">an </w:t>
      </w:r>
      <w:r w:rsidR="000B0BF3">
        <w:rPr>
          <w:rFonts w:ascii="Times New Roman" w:eastAsia="Times New Roman" w:hAnsi="Times New Roman" w:cs="Times New Roman"/>
          <w:sz w:val="24"/>
          <w:szCs w:val="24"/>
        </w:rPr>
        <w:t>affordable</w:t>
      </w:r>
      <w:r w:rsidR="0071432F">
        <w:rPr>
          <w:rFonts w:ascii="Times New Roman" w:eastAsia="Times New Roman" w:hAnsi="Times New Roman" w:cs="Times New Roman"/>
          <w:sz w:val="24"/>
          <w:szCs w:val="24"/>
        </w:rPr>
        <w:t xml:space="preserve"> </w:t>
      </w:r>
      <w:r w:rsidR="00456EF2">
        <w:rPr>
          <w:rFonts w:ascii="Times New Roman" w:eastAsia="Times New Roman" w:hAnsi="Times New Roman" w:cs="Times New Roman"/>
          <w:sz w:val="24"/>
          <w:szCs w:val="24"/>
        </w:rPr>
        <w:t xml:space="preserve">(~$100) </w:t>
      </w:r>
      <w:r w:rsidR="0071432F">
        <w:rPr>
          <w:rFonts w:ascii="Times New Roman" w:eastAsia="Times New Roman" w:hAnsi="Times New Roman" w:cs="Times New Roman"/>
          <w:sz w:val="24"/>
          <w:szCs w:val="24"/>
        </w:rPr>
        <w:t>and easy-to-use</w:t>
      </w:r>
      <w:r w:rsidR="00046AF6" w:rsidRPr="00995F62">
        <w:rPr>
          <w:rFonts w:ascii="Times New Roman" w:eastAsia="Times New Roman" w:hAnsi="Times New Roman" w:cs="Times New Roman"/>
          <w:sz w:val="24"/>
          <w:szCs w:val="24"/>
        </w:rPr>
        <w:t xml:space="preserve"> </w:t>
      </w:r>
      <w:r w:rsidR="00366CB6">
        <w:rPr>
          <w:rFonts w:ascii="Times New Roman" w:eastAsia="Times New Roman" w:hAnsi="Times New Roman" w:cs="Times New Roman"/>
          <w:sz w:val="24"/>
          <w:szCs w:val="24"/>
        </w:rPr>
        <w:t xml:space="preserve">thermoelectric measurement </w:t>
      </w:r>
      <w:r w:rsidR="00046AF6" w:rsidRPr="00995F62">
        <w:rPr>
          <w:rFonts w:ascii="Times New Roman" w:eastAsia="Times New Roman" w:hAnsi="Times New Roman" w:cs="Times New Roman"/>
          <w:sz w:val="24"/>
          <w:szCs w:val="24"/>
        </w:rPr>
        <w:t>setup</w:t>
      </w:r>
      <w:r w:rsidR="004918DD">
        <w:rPr>
          <w:rFonts w:ascii="Times New Roman" w:eastAsia="Times New Roman" w:hAnsi="Times New Roman" w:cs="Times New Roman"/>
          <w:sz w:val="24"/>
          <w:szCs w:val="24"/>
        </w:rPr>
        <w:t xml:space="preserve"> </w:t>
      </w:r>
      <w:del w:id="96" w:author="Alex Oh" w:date="2025-07-03T15:18:00Z" w16du:dateUtc="2025-07-03T19:18:00Z">
        <w:r w:rsidR="004918DD" w:rsidDel="00260753">
          <w:rPr>
            <w:rFonts w:ascii="Times New Roman" w:eastAsia="Times New Roman" w:hAnsi="Times New Roman" w:cs="Times New Roman"/>
            <w:sz w:val="24"/>
            <w:szCs w:val="24"/>
          </w:rPr>
          <w:delText xml:space="preserve">with </w:delText>
        </w:r>
      </w:del>
      <w:ins w:id="97" w:author="Alex Oh" w:date="2025-07-03T15:18:00Z" w16du:dateUtc="2025-07-03T19:18:00Z">
        <w:r w:rsidR="00260753">
          <w:rPr>
            <w:rFonts w:ascii="Times New Roman" w:eastAsia="Times New Roman" w:hAnsi="Times New Roman" w:cs="Times New Roman"/>
            <w:sz w:val="24"/>
            <w:szCs w:val="24"/>
          </w:rPr>
          <w:t>using</w:t>
        </w:r>
        <w:r w:rsidR="00260753">
          <w:rPr>
            <w:rFonts w:ascii="Times New Roman" w:eastAsia="Times New Roman" w:hAnsi="Times New Roman" w:cs="Times New Roman"/>
            <w:sz w:val="24"/>
            <w:szCs w:val="24"/>
          </w:rPr>
          <w:t xml:space="preserve"> </w:t>
        </w:r>
      </w:ins>
      <w:r w:rsidR="004918DD">
        <w:rPr>
          <w:rFonts w:ascii="Times New Roman" w:eastAsia="Times New Roman" w:hAnsi="Times New Roman" w:cs="Times New Roman"/>
          <w:sz w:val="24"/>
          <w:szCs w:val="24"/>
        </w:rPr>
        <w:t>A</w:t>
      </w:r>
      <w:r w:rsidR="00046AF6" w:rsidRPr="00995F62">
        <w:rPr>
          <w:rFonts w:ascii="Times New Roman" w:eastAsia="Times New Roman" w:hAnsi="Times New Roman" w:cs="Times New Roman"/>
          <w:sz w:val="24"/>
          <w:szCs w:val="24"/>
        </w:rPr>
        <w:t>rduino and LabVIEW</w:t>
      </w:r>
      <w:del w:id="98" w:author="Alex Oh" w:date="2025-07-03T15:17:00Z" w16du:dateUtc="2025-07-03T19:17:00Z">
        <w:r w:rsidR="00835BE8" w:rsidDel="00C375C5">
          <w:rPr>
            <w:rFonts w:ascii="Times New Roman" w:eastAsia="Times New Roman" w:hAnsi="Times New Roman" w:cs="Times New Roman"/>
            <w:sz w:val="24"/>
            <w:szCs w:val="24"/>
          </w:rPr>
          <w:delText>, which</w:delText>
        </w:r>
      </w:del>
      <w:ins w:id="99" w:author="Alex Oh" w:date="2025-07-03T15:17:00Z" w16du:dateUtc="2025-07-03T19:17:00Z">
        <w:r>
          <w:rPr>
            <w:rFonts w:ascii="Times New Roman" w:eastAsia="Times New Roman" w:hAnsi="Times New Roman" w:cs="Times New Roman"/>
            <w:sz w:val="24"/>
            <w:szCs w:val="24"/>
          </w:rPr>
          <w:t xml:space="preserve"> that</w:t>
        </w:r>
      </w:ins>
      <w:r w:rsidR="00835BE8">
        <w:rPr>
          <w:rFonts w:ascii="Times New Roman" w:eastAsia="Times New Roman" w:hAnsi="Times New Roman" w:cs="Times New Roman"/>
          <w:sz w:val="24"/>
          <w:szCs w:val="24"/>
        </w:rPr>
        <w:t xml:space="preserve"> can measure both </w:t>
      </w:r>
      <w:ins w:id="100" w:author="Alex Oh" w:date="2025-07-03T15:17:00Z" w16du:dateUtc="2025-07-03T19:17:00Z">
        <w:r>
          <w:rPr>
            <w:rFonts w:ascii="Times New Roman" w:eastAsia="Times New Roman" w:hAnsi="Times New Roman" w:cs="Times New Roman"/>
            <w:sz w:val="24"/>
            <w:szCs w:val="24"/>
          </w:rPr>
          <w:t xml:space="preserve">the </w:t>
        </w:r>
      </w:ins>
      <w:r w:rsidR="00835BE8">
        <w:rPr>
          <w:rFonts w:ascii="Times New Roman" w:eastAsia="Times New Roman" w:hAnsi="Times New Roman" w:cs="Times New Roman"/>
          <w:sz w:val="24"/>
          <w:szCs w:val="24"/>
        </w:rPr>
        <w:t>Seebeck coefficient</w:t>
      </w:r>
      <w:del w:id="101" w:author="Alex Oh" w:date="2025-07-03T15:17:00Z" w16du:dateUtc="2025-07-03T19:17:00Z">
        <w:r w:rsidR="00835BE8" w:rsidDel="00C375C5">
          <w:rPr>
            <w:rFonts w:ascii="Times New Roman" w:eastAsia="Times New Roman" w:hAnsi="Times New Roman" w:cs="Times New Roman"/>
            <w:sz w:val="24"/>
            <w:szCs w:val="24"/>
          </w:rPr>
          <w:delText>s</w:delText>
        </w:r>
      </w:del>
      <w:r w:rsidR="00835BE8">
        <w:rPr>
          <w:rFonts w:ascii="Times New Roman" w:eastAsia="Times New Roman" w:hAnsi="Times New Roman" w:cs="Times New Roman"/>
          <w:sz w:val="24"/>
          <w:szCs w:val="24"/>
        </w:rPr>
        <w:t xml:space="preserve"> and power factor</w:t>
      </w:r>
      <w:del w:id="102" w:author="Alex Oh" w:date="2025-07-03T15:17:00Z" w16du:dateUtc="2025-07-03T19:17:00Z">
        <w:r w:rsidR="00835BE8" w:rsidDel="00C375C5">
          <w:rPr>
            <w:rFonts w:ascii="Times New Roman" w:eastAsia="Times New Roman" w:hAnsi="Times New Roman" w:cs="Times New Roman"/>
            <w:sz w:val="24"/>
            <w:szCs w:val="24"/>
          </w:rPr>
          <w:delText>s</w:delText>
        </w:r>
      </w:del>
      <w:r w:rsidR="00835BE8">
        <w:rPr>
          <w:rFonts w:ascii="Times New Roman" w:eastAsia="Times New Roman" w:hAnsi="Times New Roman" w:cs="Times New Roman"/>
          <w:sz w:val="24"/>
          <w:szCs w:val="24"/>
        </w:rPr>
        <w:t xml:space="preserve"> simultaneously. By combining amplifiers</w:t>
      </w:r>
      <w:r w:rsidR="00D44C07">
        <w:rPr>
          <w:rFonts w:ascii="Times New Roman" w:eastAsia="Times New Roman" w:hAnsi="Times New Roman" w:cs="Times New Roman"/>
          <w:sz w:val="24"/>
          <w:szCs w:val="24"/>
        </w:rPr>
        <w:t xml:space="preserve"> and</w:t>
      </w:r>
      <w:r w:rsidR="00835BE8">
        <w:rPr>
          <w:rFonts w:ascii="Times New Roman" w:eastAsia="Times New Roman" w:hAnsi="Times New Roman" w:cs="Times New Roman"/>
          <w:sz w:val="24"/>
          <w:szCs w:val="24"/>
        </w:rPr>
        <w:t xml:space="preserve"> noise reduction schemes</w:t>
      </w:r>
      <w:r w:rsidR="00456EF2">
        <w:rPr>
          <w:rFonts w:ascii="Times New Roman" w:eastAsia="Times New Roman" w:hAnsi="Times New Roman" w:cs="Times New Roman"/>
          <w:sz w:val="24"/>
          <w:szCs w:val="24"/>
        </w:rPr>
        <w:t xml:space="preserve"> with the Arduino board</w:t>
      </w:r>
      <w:r w:rsidR="00D44C07">
        <w:rPr>
          <w:rFonts w:ascii="Times New Roman" w:eastAsia="Times New Roman" w:hAnsi="Times New Roman" w:cs="Times New Roman"/>
          <w:sz w:val="24"/>
          <w:szCs w:val="24"/>
        </w:rPr>
        <w:t>, we were able to improve the resolution</w:t>
      </w:r>
      <w:ins w:id="103" w:author="Alex Oh" w:date="2025-07-03T15:18:00Z" w16du:dateUtc="2025-07-03T19:18:00Z">
        <w:r w:rsidR="00535FB3">
          <w:rPr>
            <w:rFonts w:ascii="Times New Roman" w:eastAsia="Times New Roman" w:hAnsi="Times New Roman" w:cs="Times New Roman"/>
            <w:sz w:val="24"/>
            <w:szCs w:val="24"/>
          </w:rPr>
          <w:t xml:space="preserve"> by</w:t>
        </w:r>
      </w:ins>
      <w:r w:rsidR="00D44C07">
        <w:rPr>
          <w:rFonts w:ascii="Times New Roman" w:eastAsia="Times New Roman" w:hAnsi="Times New Roman" w:cs="Times New Roman"/>
          <w:sz w:val="24"/>
          <w:szCs w:val="24"/>
        </w:rPr>
        <w:t xml:space="preserve"> over </w:t>
      </w:r>
      <w:del w:id="104" w:author="Alex Oh" w:date="2025-07-03T15:18:00Z" w16du:dateUtc="2025-07-03T19:18:00Z">
        <w:r w:rsidR="00D44C07" w:rsidDel="00535FB3">
          <w:rPr>
            <w:rFonts w:ascii="Times New Roman" w:eastAsia="Times New Roman" w:hAnsi="Times New Roman" w:cs="Times New Roman"/>
            <w:sz w:val="24"/>
            <w:szCs w:val="24"/>
          </w:rPr>
          <w:delText>~</w:delText>
        </w:r>
      </w:del>
      <w:r w:rsidR="00D44C07">
        <w:rPr>
          <w:rFonts w:ascii="Times New Roman" w:eastAsia="Times New Roman" w:hAnsi="Times New Roman" w:cs="Times New Roman"/>
          <w:sz w:val="24"/>
          <w:szCs w:val="24"/>
        </w:rPr>
        <w:t>1000 times</w:t>
      </w:r>
      <w:r w:rsidR="00456EF2">
        <w:rPr>
          <w:rFonts w:ascii="Times New Roman" w:eastAsia="Times New Roman" w:hAnsi="Times New Roman" w:cs="Times New Roman"/>
          <w:sz w:val="24"/>
          <w:szCs w:val="24"/>
        </w:rPr>
        <w:t xml:space="preserve">, which thus allows </w:t>
      </w:r>
      <w:r w:rsidR="00D44C07">
        <w:rPr>
          <w:rFonts w:ascii="Times New Roman" w:eastAsia="Times New Roman" w:hAnsi="Times New Roman" w:cs="Times New Roman"/>
          <w:sz w:val="24"/>
          <w:szCs w:val="24"/>
        </w:rPr>
        <w:t>measur</w:t>
      </w:r>
      <w:r w:rsidR="00456EF2">
        <w:rPr>
          <w:rFonts w:ascii="Times New Roman" w:eastAsia="Times New Roman" w:hAnsi="Times New Roman" w:cs="Times New Roman"/>
          <w:sz w:val="24"/>
          <w:szCs w:val="24"/>
        </w:rPr>
        <w:t xml:space="preserve">ement of </w:t>
      </w:r>
      <w:r w:rsidR="00D44C07">
        <w:rPr>
          <w:rFonts w:ascii="Times New Roman" w:eastAsia="Times New Roman" w:hAnsi="Times New Roman" w:cs="Times New Roman"/>
          <w:sz w:val="24"/>
          <w:szCs w:val="24"/>
        </w:rPr>
        <w:t xml:space="preserve">sensitive thermoelectric signals. </w:t>
      </w:r>
      <w:r w:rsidR="00A655DF">
        <w:rPr>
          <w:rFonts w:ascii="Times New Roman" w:eastAsia="Times New Roman" w:hAnsi="Times New Roman" w:cs="Times New Roman"/>
          <w:sz w:val="24"/>
          <w:szCs w:val="24"/>
        </w:rPr>
        <w:t xml:space="preserve">We tested this setup on a Chromel wire, which has well-defined </w:t>
      </w:r>
      <w:r w:rsidR="004918DD">
        <w:rPr>
          <w:rFonts w:ascii="Times New Roman" w:eastAsia="Times New Roman" w:hAnsi="Times New Roman" w:cs="Times New Roman"/>
          <w:sz w:val="24"/>
          <w:szCs w:val="24"/>
        </w:rPr>
        <w:t>S</w:t>
      </w:r>
      <w:r w:rsidR="00A655DF">
        <w:rPr>
          <w:rFonts w:ascii="Times New Roman" w:eastAsia="Times New Roman" w:hAnsi="Times New Roman" w:cs="Times New Roman"/>
          <w:sz w:val="24"/>
          <w:szCs w:val="24"/>
        </w:rPr>
        <w:t>eebeck coefficient</w:t>
      </w:r>
      <w:r w:rsidR="004918DD">
        <w:rPr>
          <w:rFonts w:ascii="Times New Roman" w:eastAsia="Times New Roman" w:hAnsi="Times New Roman" w:cs="Times New Roman"/>
          <w:sz w:val="24"/>
          <w:szCs w:val="24"/>
        </w:rPr>
        <w:t xml:space="preserve"> values available, and confirmed that </w:t>
      </w:r>
      <w:r w:rsidR="00A655DF">
        <w:rPr>
          <w:rFonts w:ascii="Times New Roman" w:eastAsia="Times New Roman" w:hAnsi="Times New Roman" w:cs="Times New Roman"/>
          <w:sz w:val="24"/>
          <w:szCs w:val="24"/>
        </w:rPr>
        <w:t xml:space="preserve">the measured Seebeck coefficients are consistent with the literature values within ~10%. </w:t>
      </w:r>
      <w:r w:rsidR="004918DD">
        <w:rPr>
          <w:rFonts w:ascii="Times New Roman" w:eastAsia="Times New Roman" w:hAnsi="Times New Roman" w:cs="Times New Roman"/>
          <w:sz w:val="24"/>
          <w:szCs w:val="24"/>
        </w:rPr>
        <w:t>We then measure</w:t>
      </w:r>
      <w:r w:rsidR="004B0D1C">
        <w:rPr>
          <w:rFonts w:ascii="Times New Roman" w:eastAsia="Times New Roman" w:hAnsi="Times New Roman" w:cs="Times New Roman"/>
          <w:sz w:val="24"/>
          <w:szCs w:val="24"/>
        </w:rPr>
        <w:t>d</w:t>
      </w:r>
      <w:r w:rsidR="004918DD">
        <w:rPr>
          <w:rFonts w:ascii="Times New Roman" w:eastAsia="Times New Roman" w:hAnsi="Times New Roman" w:cs="Times New Roman"/>
          <w:sz w:val="24"/>
          <w:szCs w:val="24"/>
        </w:rPr>
        <w:t xml:space="preserve"> a more complete set of thermoelectric properties, including Seebeck coefficient, sheet resistance, electrical conductivity, and power factor, </w:t>
      </w:r>
      <w:r w:rsidR="001C4024">
        <w:rPr>
          <w:rFonts w:ascii="Times New Roman" w:hAnsi="Times New Roman" w:cs="Times New Roman" w:hint="eastAsia"/>
          <w:sz w:val="24"/>
          <w:szCs w:val="24"/>
        </w:rPr>
        <w:t xml:space="preserve">on </w:t>
      </w:r>
      <w:r w:rsidR="004918DD">
        <w:rPr>
          <w:rFonts w:ascii="Times New Roman" w:eastAsia="Times New Roman" w:hAnsi="Times New Roman" w:cs="Times New Roman"/>
          <w:sz w:val="24"/>
          <w:szCs w:val="24"/>
        </w:rPr>
        <w:t>a Bi</w:t>
      </w:r>
      <w:r w:rsidR="004918DD" w:rsidRPr="004918DD">
        <w:rPr>
          <w:rFonts w:ascii="Times New Roman" w:eastAsia="Times New Roman" w:hAnsi="Times New Roman" w:cs="Times New Roman"/>
          <w:sz w:val="24"/>
          <w:szCs w:val="24"/>
          <w:vertAlign w:val="subscript"/>
        </w:rPr>
        <w:t>2</w:t>
      </w:r>
      <w:r w:rsidR="004918DD">
        <w:rPr>
          <w:rFonts w:ascii="Times New Roman" w:eastAsia="Times New Roman" w:hAnsi="Times New Roman" w:cs="Times New Roman"/>
          <w:sz w:val="24"/>
          <w:szCs w:val="24"/>
        </w:rPr>
        <w:t>Se</w:t>
      </w:r>
      <w:r w:rsidR="004918DD" w:rsidRPr="004918DD">
        <w:rPr>
          <w:rFonts w:ascii="Times New Roman" w:eastAsia="Times New Roman" w:hAnsi="Times New Roman" w:cs="Times New Roman"/>
          <w:sz w:val="24"/>
          <w:szCs w:val="24"/>
          <w:vertAlign w:val="subscript"/>
        </w:rPr>
        <w:t>3</w:t>
      </w:r>
      <w:r w:rsidR="004918DD">
        <w:rPr>
          <w:rFonts w:ascii="Times New Roman" w:eastAsia="Times New Roman" w:hAnsi="Times New Roman" w:cs="Times New Roman"/>
          <w:sz w:val="24"/>
          <w:szCs w:val="24"/>
        </w:rPr>
        <w:t xml:space="preserve"> thin film</w:t>
      </w:r>
      <w:r w:rsidR="00A048FF">
        <w:rPr>
          <w:rFonts w:ascii="Times New Roman" w:eastAsia="Times New Roman" w:hAnsi="Times New Roman" w:cs="Times New Roman"/>
          <w:sz w:val="24"/>
          <w:szCs w:val="24"/>
        </w:rPr>
        <w:t>, and confirmed th</w:t>
      </w:r>
      <w:r w:rsidR="00244A01">
        <w:rPr>
          <w:rFonts w:ascii="Times New Roman" w:eastAsia="Times New Roman" w:hAnsi="Times New Roman" w:cs="Times New Roman"/>
          <w:sz w:val="24"/>
          <w:szCs w:val="24"/>
        </w:rPr>
        <w:t>at they are also consistent with previous results.</w:t>
      </w:r>
      <w:r w:rsidR="003F3E84">
        <w:rPr>
          <w:rFonts w:ascii="Times New Roman" w:eastAsia="Times New Roman" w:hAnsi="Times New Roman" w:cs="Times New Roman"/>
          <w:sz w:val="24"/>
          <w:szCs w:val="24"/>
        </w:rPr>
        <w:t xml:space="preserve"> In other words, this setup can provide quantitatively reliable thermoelectric measurements </w:t>
      </w:r>
      <w:r w:rsidR="00FD39B2">
        <w:rPr>
          <w:rFonts w:ascii="Times New Roman" w:eastAsia="Times New Roman" w:hAnsi="Times New Roman" w:cs="Times New Roman"/>
          <w:sz w:val="24"/>
          <w:szCs w:val="24"/>
        </w:rPr>
        <w:t xml:space="preserve">even without expensive research-grade equipment and </w:t>
      </w:r>
      <w:r w:rsidR="00D44C07">
        <w:rPr>
          <w:rFonts w:ascii="Times New Roman" w:eastAsia="Times New Roman" w:hAnsi="Times New Roman" w:cs="Times New Roman"/>
          <w:sz w:val="24"/>
          <w:szCs w:val="24"/>
        </w:rPr>
        <w:t>complex</w:t>
      </w:r>
      <w:r w:rsidR="00FD39B2">
        <w:rPr>
          <w:rFonts w:ascii="Times New Roman" w:eastAsia="Times New Roman" w:hAnsi="Times New Roman" w:cs="Times New Roman"/>
          <w:sz w:val="24"/>
          <w:szCs w:val="24"/>
        </w:rPr>
        <w:t xml:space="preserve"> </w:t>
      </w:r>
      <w:r w:rsidR="003F3E84">
        <w:rPr>
          <w:rFonts w:ascii="Times New Roman" w:eastAsia="Times New Roman" w:hAnsi="Times New Roman" w:cs="Times New Roman"/>
          <w:sz w:val="24"/>
          <w:szCs w:val="24"/>
        </w:rPr>
        <w:t xml:space="preserve">electrical </w:t>
      </w:r>
      <w:r w:rsidR="00FD39B2">
        <w:rPr>
          <w:rFonts w:ascii="Times New Roman" w:eastAsia="Times New Roman" w:hAnsi="Times New Roman" w:cs="Times New Roman"/>
          <w:sz w:val="24"/>
          <w:szCs w:val="24"/>
        </w:rPr>
        <w:t>contact schemes.</w:t>
      </w:r>
      <w:r w:rsidR="002C6B32">
        <w:rPr>
          <w:rFonts w:ascii="Times New Roman" w:eastAsia="Times New Roman" w:hAnsi="Times New Roman" w:cs="Times New Roman"/>
          <w:sz w:val="24"/>
          <w:szCs w:val="24"/>
        </w:rPr>
        <w:t xml:space="preserve"> Moreover, although </w:t>
      </w:r>
      <w:r w:rsidR="00835BE8">
        <w:rPr>
          <w:rFonts w:ascii="Times New Roman" w:eastAsia="Times New Roman" w:hAnsi="Times New Roman" w:cs="Times New Roman"/>
          <w:sz w:val="24"/>
          <w:szCs w:val="24"/>
        </w:rPr>
        <w:t>this setup</w:t>
      </w:r>
      <w:r w:rsidR="002C6B32">
        <w:rPr>
          <w:rFonts w:ascii="Times New Roman" w:eastAsia="Times New Roman" w:hAnsi="Times New Roman" w:cs="Times New Roman"/>
          <w:sz w:val="24"/>
          <w:szCs w:val="24"/>
        </w:rPr>
        <w:t xml:space="preserve"> was designed </w:t>
      </w:r>
      <w:r w:rsidR="003F3E84">
        <w:rPr>
          <w:rFonts w:ascii="Times New Roman" w:eastAsia="Times New Roman" w:hAnsi="Times New Roman" w:cs="Times New Roman"/>
          <w:sz w:val="24"/>
          <w:szCs w:val="24"/>
        </w:rPr>
        <w:t xml:space="preserve">primarily </w:t>
      </w:r>
      <w:r w:rsidR="002C6B32">
        <w:rPr>
          <w:rFonts w:ascii="Times New Roman" w:eastAsia="Times New Roman" w:hAnsi="Times New Roman" w:cs="Times New Roman"/>
          <w:sz w:val="24"/>
          <w:szCs w:val="24"/>
        </w:rPr>
        <w:t>for thin film sample</w:t>
      </w:r>
      <w:r w:rsidR="00D44C07">
        <w:rPr>
          <w:rFonts w:ascii="Times New Roman" w:eastAsia="Times New Roman" w:hAnsi="Times New Roman" w:cs="Times New Roman"/>
          <w:sz w:val="24"/>
          <w:szCs w:val="24"/>
        </w:rPr>
        <w:t>s</w:t>
      </w:r>
      <w:r w:rsidR="002C6B32">
        <w:rPr>
          <w:rFonts w:ascii="Times New Roman" w:eastAsia="Times New Roman" w:hAnsi="Times New Roman" w:cs="Times New Roman"/>
          <w:sz w:val="24"/>
          <w:szCs w:val="24"/>
        </w:rPr>
        <w:t>, it</w:t>
      </w:r>
      <w:r w:rsidR="003F3E84">
        <w:rPr>
          <w:rFonts w:ascii="Times New Roman" w:eastAsia="Times New Roman" w:hAnsi="Times New Roman" w:cs="Times New Roman"/>
          <w:sz w:val="24"/>
          <w:szCs w:val="24"/>
        </w:rPr>
        <w:t xml:space="preserve"> can also </w:t>
      </w:r>
      <w:r w:rsidR="00D44C07">
        <w:rPr>
          <w:rFonts w:ascii="Times New Roman" w:eastAsia="Times New Roman" w:hAnsi="Times New Roman" w:cs="Times New Roman"/>
          <w:sz w:val="24"/>
          <w:szCs w:val="24"/>
        </w:rPr>
        <w:t xml:space="preserve">be </w:t>
      </w:r>
      <w:r w:rsidR="003F3E84">
        <w:rPr>
          <w:rFonts w:ascii="Times New Roman" w:eastAsia="Times New Roman" w:hAnsi="Times New Roman" w:cs="Times New Roman"/>
          <w:sz w:val="24"/>
          <w:szCs w:val="24"/>
        </w:rPr>
        <w:t xml:space="preserve">utilized for </w:t>
      </w:r>
      <w:r w:rsidR="002C6B32">
        <w:rPr>
          <w:rFonts w:ascii="Times New Roman" w:eastAsia="Times New Roman" w:hAnsi="Times New Roman" w:cs="Times New Roman"/>
          <w:sz w:val="24"/>
          <w:szCs w:val="24"/>
        </w:rPr>
        <w:t>other sample geometries</w:t>
      </w:r>
      <w:r w:rsidR="003F3E84">
        <w:rPr>
          <w:rFonts w:ascii="Times New Roman" w:eastAsia="Times New Roman" w:hAnsi="Times New Roman" w:cs="Times New Roman"/>
          <w:sz w:val="24"/>
          <w:szCs w:val="24"/>
        </w:rPr>
        <w:t>, as demonstrated on the Chromel wire.</w:t>
      </w:r>
      <w:r w:rsidR="002C6B32">
        <w:rPr>
          <w:rFonts w:ascii="Times New Roman" w:eastAsia="Times New Roman" w:hAnsi="Times New Roman" w:cs="Times New Roman"/>
          <w:sz w:val="24"/>
          <w:szCs w:val="24"/>
        </w:rPr>
        <w:t xml:space="preserve"> </w:t>
      </w:r>
      <w:r w:rsidR="00D44C07">
        <w:rPr>
          <w:rFonts w:ascii="Times New Roman" w:eastAsia="Times New Roman" w:hAnsi="Times New Roman" w:cs="Times New Roman"/>
          <w:sz w:val="24"/>
          <w:szCs w:val="24"/>
        </w:rPr>
        <w:t xml:space="preserve">Altogether, this </w:t>
      </w:r>
      <w:r w:rsidR="00224854">
        <w:rPr>
          <w:rFonts w:ascii="Times New Roman" w:eastAsia="Times New Roman" w:hAnsi="Times New Roman" w:cs="Times New Roman"/>
          <w:sz w:val="24"/>
          <w:szCs w:val="24"/>
        </w:rPr>
        <w:t xml:space="preserve">thermoelectric measurement setup has </w:t>
      </w:r>
      <w:r w:rsidR="008C54F0">
        <w:rPr>
          <w:rFonts w:ascii="Times New Roman" w:eastAsia="Times New Roman" w:hAnsi="Times New Roman" w:cs="Times New Roman"/>
          <w:sz w:val="24"/>
          <w:szCs w:val="24"/>
        </w:rPr>
        <w:t xml:space="preserve">lowered the barrier to </w:t>
      </w:r>
      <w:r w:rsidR="002C6B32">
        <w:rPr>
          <w:rFonts w:ascii="Times New Roman" w:eastAsia="Times New Roman" w:hAnsi="Times New Roman" w:cs="Times New Roman"/>
          <w:sz w:val="24"/>
          <w:szCs w:val="24"/>
        </w:rPr>
        <w:t xml:space="preserve">thermoelectric </w:t>
      </w:r>
      <w:r w:rsidR="00B62963">
        <w:rPr>
          <w:rFonts w:ascii="Times New Roman" w:eastAsia="Times New Roman" w:hAnsi="Times New Roman" w:cs="Times New Roman"/>
          <w:sz w:val="24"/>
          <w:szCs w:val="24"/>
        </w:rPr>
        <w:lastRenderedPageBreak/>
        <w:t>studies</w:t>
      </w:r>
      <w:r w:rsidR="008C54F0">
        <w:rPr>
          <w:rFonts w:ascii="Times New Roman" w:eastAsia="Times New Roman" w:hAnsi="Times New Roman" w:cs="Times New Roman"/>
          <w:sz w:val="24"/>
          <w:szCs w:val="24"/>
        </w:rPr>
        <w:t xml:space="preserve"> both financially and technically</w:t>
      </w:r>
      <w:ins w:id="105" w:author="Alex Oh" w:date="2025-07-03T15:19:00Z" w16du:dateUtc="2025-07-03T19:19:00Z">
        <w:r w:rsidR="00B03BF6">
          <w:rPr>
            <w:rFonts w:ascii="Times New Roman" w:eastAsia="Times New Roman" w:hAnsi="Times New Roman" w:cs="Times New Roman"/>
            <w:sz w:val="24"/>
            <w:szCs w:val="24"/>
          </w:rPr>
          <w:t>,</w:t>
        </w:r>
      </w:ins>
      <w:r w:rsidR="008C54F0">
        <w:rPr>
          <w:rFonts w:ascii="Times New Roman" w:eastAsia="Times New Roman" w:hAnsi="Times New Roman" w:cs="Times New Roman"/>
          <w:sz w:val="24"/>
          <w:szCs w:val="24"/>
        </w:rPr>
        <w:t xml:space="preserve"> such that experimental stud</w:t>
      </w:r>
      <w:ins w:id="106" w:author="Alex Oh" w:date="2025-07-03T15:19:00Z" w16du:dateUtc="2025-07-03T19:19:00Z">
        <w:r w:rsidR="002605B6">
          <w:rPr>
            <w:rFonts w:ascii="Times New Roman" w:eastAsia="Times New Roman" w:hAnsi="Times New Roman" w:cs="Times New Roman"/>
            <w:sz w:val="24"/>
            <w:szCs w:val="24"/>
          </w:rPr>
          <w:t>ies</w:t>
        </w:r>
      </w:ins>
      <w:del w:id="107" w:author="Alex Oh" w:date="2025-07-03T15:19:00Z" w16du:dateUtc="2025-07-03T19:19:00Z">
        <w:r w:rsidR="008C54F0" w:rsidDel="002605B6">
          <w:rPr>
            <w:rFonts w:ascii="Times New Roman" w:eastAsia="Times New Roman" w:hAnsi="Times New Roman" w:cs="Times New Roman"/>
            <w:sz w:val="24"/>
            <w:szCs w:val="24"/>
          </w:rPr>
          <w:delText>y</w:delText>
        </w:r>
      </w:del>
      <w:r w:rsidR="008C54F0">
        <w:rPr>
          <w:rFonts w:ascii="Times New Roman" w:eastAsia="Times New Roman" w:hAnsi="Times New Roman" w:cs="Times New Roman"/>
          <w:sz w:val="24"/>
          <w:szCs w:val="24"/>
        </w:rPr>
        <w:t xml:space="preserve"> of thermoelectricity </w:t>
      </w:r>
      <w:del w:id="108" w:author="Alex Oh" w:date="2025-07-03T15:19:00Z" w16du:dateUtc="2025-07-03T19:19:00Z">
        <w:r w:rsidR="00B62963" w:rsidDel="002605B6">
          <w:rPr>
            <w:rFonts w:ascii="Times New Roman" w:eastAsia="Times New Roman" w:hAnsi="Times New Roman" w:cs="Times New Roman"/>
            <w:sz w:val="24"/>
            <w:szCs w:val="24"/>
          </w:rPr>
          <w:delText xml:space="preserve">has </w:delText>
        </w:r>
      </w:del>
      <w:ins w:id="109" w:author="Alex Oh" w:date="2025-07-03T15:19:00Z" w16du:dateUtc="2025-07-03T19:19:00Z">
        <w:r w:rsidR="002605B6">
          <w:rPr>
            <w:rFonts w:ascii="Times New Roman" w:eastAsia="Times New Roman" w:hAnsi="Times New Roman" w:cs="Times New Roman"/>
            <w:sz w:val="24"/>
            <w:szCs w:val="24"/>
          </w:rPr>
          <w:t>have</w:t>
        </w:r>
        <w:r w:rsidR="002605B6">
          <w:rPr>
            <w:rFonts w:ascii="Times New Roman" w:eastAsia="Times New Roman" w:hAnsi="Times New Roman" w:cs="Times New Roman"/>
            <w:sz w:val="24"/>
            <w:szCs w:val="24"/>
          </w:rPr>
          <w:t xml:space="preserve"> </w:t>
        </w:r>
      </w:ins>
      <w:r w:rsidR="00B62963">
        <w:rPr>
          <w:rFonts w:ascii="Times New Roman" w:eastAsia="Times New Roman" w:hAnsi="Times New Roman" w:cs="Times New Roman"/>
          <w:sz w:val="24"/>
          <w:szCs w:val="24"/>
        </w:rPr>
        <w:t xml:space="preserve">become </w:t>
      </w:r>
      <w:r w:rsidR="00224854">
        <w:rPr>
          <w:rFonts w:ascii="Times New Roman" w:eastAsia="Times New Roman" w:hAnsi="Times New Roman" w:cs="Times New Roman"/>
          <w:sz w:val="24"/>
          <w:szCs w:val="24"/>
        </w:rPr>
        <w:t xml:space="preserve">easily </w:t>
      </w:r>
      <w:r w:rsidR="00B62963">
        <w:rPr>
          <w:rFonts w:ascii="Times New Roman" w:eastAsia="Times New Roman" w:hAnsi="Times New Roman" w:cs="Times New Roman"/>
          <w:sz w:val="24"/>
          <w:szCs w:val="24"/>
        </w:rPr>
        <w:t>accessible not only to student</w:t>
      </w:r>
      <w:r w:rsidR="00224854">
        <w:rPr>
          <w:rFonts w:ascii="Times New Roman" w:eastAsia="Times New Roman" w:hAnsi="Times New Roman" w:cs="Times New Roman"/>
          <w:sz w:val="24"/>
          <w:szCs w:val="24"/>
        </w:rPr>
        <w:t>s</w:t>
      </w:r>
      <w:r w:rsidR="00B62963">
        <w:rPr>
          <w:rFonts w:ascii="Times New Roman" w:eastAsia="Times New Roman" w:hAnsi="Times New Roman" w:cs="Times New Roman"/>
          <w:sz w:val="24"/>
          <w:szCs w:val="24"/>
        </w:rPr>
        <w:t xml:space="preserve"> but also to </w:t>
      </w:r>
      <w:r w:rsidR="00224854">
        <w:rPr>
          <w:rFonts w:ascii="Times New Roman" w:eastAsia="Times New Roman" w:hAnsi="Times New Roman" w:cs="Times New Roman"/>
          <w:sz w:val="24"/>
          <w:szCs w:val="24"/>
        </w:rPr>
        <w:t>professional researcher</w:t>
      </w:r>
      <w:r w:rsidR="00B62963">
        <w:rPr>
          <w:rFonts w:ascii="Times New Roman" w:eastAsia="Times New Roman" w:hAnsi="Times New Roman" w:cs="Times New Roman"/>
          <w:sz w:val="24"/>
          <w:szCs w:val="24"/>
        </w:rPr>
        <w:t>s.</w:t>
      </w:r>
    </w:p>
    <w:p w14:paraId="013A8D09" w14:textId="25EA5536" w:rsidR="002C6B32" w:rsidRDefault="002C6B32" w:rsidP="00995F62">
      <w:pPr>
        <w:spacing w:line="480" w:lineRule="auto"/>
        <w:jc w:val="both"/>
        <w:rPr>
          <w:rFonts w:ascii="Times New Roman" w:eastAsia="Times New Roman" w:hAnsi="Times New Roman" w:cs="Times New Roman"/>
          <w:sz w:val="24"/>
          <w:szCs w:val="24"/>
        </w:rPr>
      </w:pPr>
      <w:r>
        <w:rPr>
          <w:rFonts w:ascii="Times New Roman" w:hAnsi="Times New Roman" w:cs="Times New Roman" w:hint="eastAsia"/>
          <w:sz w:val="24"/>
          <w:szCs w:val="24"/>
        </w:rPr>
        <w:t xml:space="preserve"> </w:t>
      </w:r>
      <w:r>
        <w:rPr>
          <w:rFonts w:ascii="Times New Roman" w:eastAsia="Times New Roman" w:hAnsi="Times New Roman" w:cs="Times New Roman"/>
          <w:sz w:val="24"/>
          <w:szCs w:val="24"/>
        </w:rPr>
        <w:t xml:space="preserve">  </w:t>
      </w:r>
    </w:p>
    <w:p w14:paraId="1B91A7D2" w14:textId="77777777" w:rsidR="0071432F" w:rsidRDefault="0071432F" w:rsidP="00995F62">
      <w:pPr>
        <w:spacing w:line="480" w:lineRule="auto"/>
        <w:jc w:val="both"/>
        <w:rPr>
          <w:rFonts w:ascii="Times New Roman" w:hAnsi="Times New Roman" w:cs="Times New Roman"/>
          <w:sz w:val="24"/>
          <w:szCs w:val="24"/>
        </w:rPr>
      </w:pPr>
    </w:p>
    <w:p w14:paraId="021454DE" w14:textId="77777777" w:rsidR="002C6B32" w:rsidRPr="002C6B32" w:rsidRDefault="002C6B32" w:rsidP="00995F62">
      <w:pPr>
        <w:spacing w:line="480" w:lineRule="auto"/>
        <w:jc w:val="both"/>
        <w:rPr>
          <w:rFonts w:ascii="Times New Roman" w:hAnsi="Times New Roman" w:cs="Times New Roman"/>
          <w:sz w:val="24"/>
          <w:szCs w:val="24"/>
        </w:rPr>
      </w:pPr>
    </w:p>
    <w:p w14:paraId="50E29BFE" w14:textId="77777777" w:rsidR="0071432F" w:rsidRDefault="0071432F" w:rsidP="00995F62">
      <w:pPr>
        <w:spacing w:line="480" w:lineRule="auto"/>
        <w:jc w:val="both"/>
        <w:rPr>
          <w:rFonts w:ascii="Times New Roman" w:eastAsia="Times New Roman" w:hAnsi="Times New Roman" w:cs="Times New Roman"/>
          <w:sz w:val="24"/>
          <w:szCs w:val="24"/>
        </w:rPr>
      </w:pPr>
    </w:p>
    <w:p w14:paraId="00674B09" w14:textId="77777777" w:rsidR="0071432F" w:rsidRDefault="0071432F" w:rsidP="00995F62">
      <w:pPr>
        <w:spacing w:line="480" w:lineRule="auto"/>
        <w:jc w:val="both"/>
        <w:rPr>
          <w:rFonts w:ascii="Times New Roman" w:eastAsia="Times New Roman" w:hAnsi="Times New Roman" w:cs="Times New Roman"/>
          <w:sz w:val="24"/>
          <w:szCs w:val="24"/>
        </w:rPr>
      </w:pPr>
    </w:p>
    <w:p w14:paraId="0ED7E0CE" w14:textId="77777777" w:rsidR="0071432F" w:rsidRDefault="0071432F" w:rsidP="00995F62">
      <w:pPr>
        <w:spacing w:line="480" w:lineRule="auto"/>
        <w:jc w:val="both"/>
        <w:rPr>
          <w:rFonts w:ascii="Times New Roman" w:eastAsia="Times New Roman" w:hAnsi="Times New Roman" w:cs="Times New Roman"/>
          <w:sz w:val="24"/>
          <w:szCs w:val="24"/>
        </w:rPr>
      </w:pPr>
    </w:p>
    <w:p w14:paraId="17AB1576" w14:textId="77777777" w:rsidR="0071432F" w:rsidRDefault="0071432F" w:rsidP="00995F62">
      <w:pPr>
        <w:spacing w:line="480" w:lineRule="auto"/>
        <w:jc w:val="both"/>
        <w:rPr>
          <w:rFonts w:ascii="Times New Roman" w:eastAsia="Times New Roman" w:hAnsi="Times New Roman" w:cs="Times New Roman"/>
          <w:sz w:val="24"/>
          <w:szCs w:val="24"/>
        </w:rPr>
      </w:pPr>
    </w:p>
    <w:p w14:paraId="091E42AC" w14:textId="77777777" w:rsidR="0071432F" w:rsidRDefault="0071432F" w:rsidP="00995F62">
      <w:pPr>
        <w:spacing w:line="480" w:lineRule="auto"/>
        <w:jc w:val="both"/>
        <w:rPr>
          <w:rFonts w:ascii="Times New Roman" w:eastAsia="Times New Roman" w:hAnsi="Times New Roman" w:cs="Times New Roman"/>
          <w:sz w:val="24"/>
          <w:szCs w:val="24"/>
        </w:rPr>
      </w:pPr>
    </w:p>
    <w:p w14:paraId="6D96A74F" w14:textId="45FC71F3" w:rsidR="0071432F" w:rsidRDefault="0071432F" w:rsidP="00995F62">
      <w:pPr>
        <w:spacing w:line="480" w:lineRule="auto"/>
        <w:jc w:val="both"/>
        <w:rPr>
          <w:rFonts w:ascii="Times New Roman" w:eastAsia="Times New Roman" w:hAnsi="Times New Roman" w:cs="Times New Roman"/>
          <w:sz w:val="24"/>
          <w:szCs w:val="24"/>
        </w:rPr>
      </w:pPr>
    </w:p>
    <w:p w14:paraId="511A4369" w14:textId="77777777" w:rsidR="00456EF2" w:rsidRDefault="00456EF2" w:rsidP="00995F62">
      <w:pPr>
        <w:spacing w:line="480" w:lineRule="auto"/>
        <w:jc w:val="both"/>
        <w:rPr>
          <w:rFonts w:ascii="Times New Roman" w:eastAsia="Times New Roman" w:hAnsi="Times New Roman" w:cs="Times New Roman"/>
          <w:sz w:val="24"/>
          <w:szCs w:val="24"/>
        </w:rPr>
      </w:pPr>
    </w:p>
    <w:p w14:paraId="72E237F8" w14:textId="77777777" w:rsidR="00FC2B9D" w:rsidRDefault="00FC2B9D" w:rsidP="00995F62">
      <w:pPr>
        <w:spacing w:line="480" w:lineRule="auto"/>
        <w:jc w:val="both"/>
        <w:rPr>
          <w:rFonts w:ascii="Times New Roman" w:eastAsia="Times New Roman" w:hAnsi="Times New Roman" w:cs="Times New Roman"/>
          <w:sz w:val="24"/>
          <w:szCs w:val="24"/>
        </w:rPr>
      </w:pPr>
    </w:p>
    <w:p w14:paraId="4CD03C23" w14:textId="77777777" w:rsidR="00080E9B" w:rsidRDefault="00080E9B" w:rsidP="00995F62">
      <w:pPr>
        <w:spacing w:line="480" w:lineRule="auto"/>
        <w:jc w:val="both"/>
        <w:rPr>
          <w:rFonts w:ascii="Times New Roman" w:eastAsia="Times New Roman" w:hAnsi="Times New Roman" w:cs="Times New Roman"/>
          <w:sz w:val="24"/>
          <w:szCs w:val="24"/>
        </w:rPr>
      </w:pPr>
    </w:p>
    <w:p w14:paraId="363C4D27" w14:textId="77777777" w:rsidR="00ED778E" w:rsidRDefault="00ED778E" w:rsidP="00995F62">
      <w:pPr>
        <w:spacing w:line="480" w:lineRule="auto"/>
        <w:jc w:val="both"/>
        <w:rPr>
          <w:rFonts w:ascii="Times New Roman" w:eastAsia="Times New Roman" w:hAnsi="Times New Roman" w:cs="Times New Roman"/>
          <w:sz w:val="24"/>
          <w:szCs w:val="24"/>
        </w:rPr>
      </w:pPr>
    </w:p>
    <w:p w14:paraId="44EB1819" w14:textId="77777777" w:rsidR="00ED778E" w:rsidRDefault="00ED778E" w:rsidP="00995F62">
      <w:pPr>
        <w:spacing w:line="480" w:lineRule="auto"/>
        <w:jc w:val="both"/>
        <w:rPr>
          <w:rFonts w:ascii="Times New Roman" w:eastAsia="Times New Roman" w:hAnsi="Times New Roman" w:cs="Times New Roman"/>
          <w:sz w:val="24"/>
          <w:szCs w:val="24"/>
        </w:rPr>
      </w:pPr>
    </w:p>
    <w:p w14:paraId="79B0FAF3" w14:textId="77777777" w:rsidR="00ED778E" w:rsidRDefault="00ED778E" w:rsidP="00995F62">
      <w:pPr>
        <w:spacing w:line="480" w:lineRule="auto"/>
        <w:jc w:val="both"/>
        <w:rPr>
          <w:rFonts w:ascii="Times New Roman" w:eastAsia="Times New Roman" w:hAnsi="Times New Roman" w:cs="Times New Roman"/>
          <w:sz w:val="24"/>
          <w:szCs w:val="24"/>
        </w:rPr>
      </w:pPr>
    </w:p>
    <w:p w14:paraId="0B947506" w14:textId="77777777" w:rsidR="00ED778E" w:rsidRDefault="00ED778E" w:rsidP="00995F62">
      <w:pPr>
        <w:spacing w:line="480" w:lineRule="auto"/>
        <w:jc w:val="both"/>
        <w:rPr>
          <w:rFonts w:ascii="Times New Roman" w:eastAsia="Times New Roman" w:hAnsi="Times New Roman" w:cs="Times New Roman"/>
          <w:sz w:val="24"/>
          <w:szCs w:val="24"/>
        </w:rPr>
      </w:pPr>
    </w:p>
    <w:p w14:paraId="71CE846A" w14:textId="77777777" w:rsidR="00ED778E" w:rsidRDefault="00ED778E" w:rsidP="00995F62">
      <w:pPr>
        <w:spacing w:line="480" w:lineRule="auto"/>
        <w:jc w:val="both"/>
        <w:rPr>
          <w:rFonts w:ascii="Times New Roman" w:eastAsia="Times New Roman" w:hAnsi="Times New Roman" w:cs="Times New Roman"/>
          <w:sz w:val="24"/>
          <w:szCs w:val="24"/>
        </w:rPr>
      </w:pPr>
    </w:p>
    <w:p w14:paraId="0B8CC426" w14:textId="77777777" w:rsidR="00ED778E" w:rsidRDefault="00ED778E" w:rsidP="00995F62">
      <w:pPr>
        <w:spacing w:line="480" w:lineRule="auto"/>
        <w:jc w:val="both"/>
        <w:rPr>
          <w:rFonts w:ascii="Times New Roman" w:eastAsia="Times New Roman" w:hAnsi="Times New Roman" w:cs="Times New Roman"/>
          <w:sz w:val="24"/>
          <w:szCs w:val="24"/>
        </w:rPr>
      </w:pPr>
    </w:p>
    <w:p w14:paraId="657CD6A5" w14:textId="77777777" w:rsidR="00ED778E" w:rsidRDefault="00ED778E" w:rsidP="00995F62">
      <w:pPr>
        <w:spacing w:line="480" w:lineRule="auto"/>
        <w:jc w:val="both"/>
        <w:rPr>
          <w:rFonts w:ascii="Times New Roman" w:eastAsia="Times New Roman" w:hAnsi="Times New Roman" w:cs="Times New Roman"/>
          <w:sz w:val="24"/>
          <w:szCs w:val="24"/>
        </w:rPr>
      </w:pPr>
    </w:p>
    <w:p w14:paraId="47807704" w14:textId="77777777" w:rsidR="00F32D2E" w:rsidRDefault="00F32D2E" w:rsidP="00995F62">
      <w:pPr>
        <w:spacing w:line="480" w:lineRule="auto"/>
        <w:jc w:val="both"/>
        <w:rPr>
          <w:rFonts w:ascii="Times New Roman" w:eastAsia="Times New Roman" w:hAnsi="Times New Roman" w:cs="Times New Roman"/>
          <w:sz w:val="24"/>
          <w:szCs w:val="24"/>
        </w:rPr>
      </w:pPr>
    </w:p>
    <w:p w14:paraId="56B71F87" w14:textId="77777777" w:rsidR="009F347B" w:rsidRDefault="009F347B" w:rsidP="00995F62">
      <w:pPr>
        <w:spacing w:line="480" w:lineRule="auto"/>
        <w:jc w:val="both"/>
        <w:rPr>
          <w:rFonts w:ascii="Times New Roman" w:eastAsia="Times New Roman" w:hAnsi="Times New Roman" w:cs="Times New Roman"/>
          <w:sz w:val="24"/>
          <w:szCs w:val="24"/>
        </w:rPr>
      </w:pPr>
    </w:p>
    <w:p w14:paraId="2736B8C7" w14:textId="5D4F5803" w:rsidR="00205685" w:rsidRPr="00995F62" w:rsidRDefault="006B6ACD" w:rsidP="00B04962">
      <w:pPr>
        <w:spacing w:line="480" w:lineRule="auto"/>
        <w:jc w:val="both"/>
        <w:rPr>
          <w:rFonts w:ascii="Times New Roman" w:eastAsia="Times New Roman" w:hAnsi="Times New Roman" w:cs="Times New Roman"/>
          <w:sz w:val="24"/>
          <w:szCs w:val="24"/>
        </w:rPr>
      </w:pPr>
      <w:r w:rsidRPr="00995F62">
        <w:rPr>
          <w:rFonts w:ascii="Times New Roman" w:eastAsia="Times New Roman" w:hAnsi="Times New Roman" w:cs="Times New Roman"/>
          <w:b/>
          <w:sz w:val="24"/>
          <w:szCs w:val="24"/>
        </w:rPr>
        <w:lastRenderedPageBreak/>
        <w:t>REFERENCES</w:t>
      </w:r>
    </w:p>
    <w:p w14:paraId="462FE343" w14:textId="506032F7" w:rsidR="0069423E" w:rsidRPr="0069423E" w:rsidRDefault="00C019B2"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 xml:space="preserve">ADDIN Mendeley Bibliography CSL_BIBLIOGRAPHY </w:instrText>
      </w:r>
      <w:r>
        <w:rPr>
          <w:rFonts w:ascii="Times New Roman" w:eastAsia="Times New Roman" w:hAnsi="Times New Roman" w:cs="Times New Roman"/>
          <w:sz w:val="24"/>
          <w:szCs w:val="24"/>
        </w:rPr>
        <w:fldChar w:fldCharType="separate"/>
      </w:r>
      <w:r w:rsidR="0069423E" w:rsidRPr="0069423E">
        <w:rPr>
          <w:rFonts w:ascii="Times New Roman" w:hAnsi="Times New Roman" w:cs="Times New Roman"/>
          <w:noProof/>
          <w:sz w:val="24"/>
        </w:rPr>
        <w:t>1.</w:t>
      </w:r>
      <w:r w:rsidR="0069423E" w:rsidRPr="0069423E">
        <w:rPr>
          <w:rFonts w:ascii="Times New Roman" w:hAnsi="Times New Roman" w:cs="Times New Roman"/>
          <w:noProof/>
          <w:sz w:val="24"/>
        </w:rPr>
        <w:tab/>
      </w:r>
      <w:r w:rsidR="007F0FDC">
        <w:rPr>
          <w:rFonts w:ascii="Times New Roman" w:hAnsi="Times New Roman" w:cs="Times New Roman"/>
          <w:noProof/>
          <w:sz w:val="24"/>
        </w:rPr>
        <w:t>D</w:t>
      </w:r>
      <w:r w:rsidR="0069423E" w:rsidRPr="0069423E">
        <w:rPr>
          <w:rFonts w:ascii="Times New Roman" w:hAnsi="Times New Roman" w:cs="Times New Roman"/>
          <w:noProof/>
          <w:sz w:val="24"/>
        </w:rPr>
        <w:t xml:space="preserve">’Angelo, M., Galassi, C. and Lecis, N. Thermoelectric Materials and Applications: A Review. </w:t>
      </w:r>
      <w:r w:rsidR="0069423E" w:rsidRPr="0069423E">
        <w:rPr>
          <w:rFonts w:ascii="Times New Roman" w:hAnsi="Times New Roman" w:cs="Times New Roman"/>
          <w:i/>
          <w:iCs/>
          <w:noProof/>
          <w:sz w:val="24"/>
        </w:rPr>
        <w:t xml:space="preserve">Energies </w:t>
      </w:r>
      <w:r w:rsidR="0069423E" w:rsidRPr="0069423E">
        <w:rPr>
          <w:rFonts w:ascii="Times New Roman" w:hAnsi="Times New Roman" w:cs="Times New Roman"/>
          <w:b/>
          <w:bCs/>
          <w:noProof/>
          <w:sz w:val="24"/>
        </w:rPr>
        <w:t>16,</w:t>
      </w:r>
      <w:r w:rsidR="0069423E" w:rsidRPr="0069423E">
        <w:rPr>
          <w:rFonts w:ascii="Times New Roman" w:hAnsi="Times New Roman" w:cs="Times New Roman"/>
          <w:noProof/>
          <w:sz w:val="24"/>
        </w:rPr>
        <w:t xml:space="preserve"> 6409 (2023).</w:t>
      </w:r>
    </w:p>
    <w:p w14:paraId="362E551C" w14:textId="227BCD28"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2.</w:t>
      </w:r>
      <w:r w:rsidRPr="0069423E">
        <w:rPr>
          <w:rFonts w:ascii="Times New Roman" w:hAnsi="Times New Roman" w:cs="Times New Roman"/>
          <w:noProof/>
          <w:sz w:val="24"/>
        </w:rPr>
        <w:tab/>
        <w:t xml:space="preserve">Bentley, R. </w:t>
      </w:r>
      <w:r w:rsidRPr="0069423E">
        <w:rPr>
          <w:rFonts w:ascii="Times New Roman" w:hAnsi="Times New Roman" w:cs="Times New Roman"/>
          <w:i/>
          <w:iCs/>
          <w:noProof/>
          <w:sz w:val="24"/>
        </w:rPr>
        <w:t>Theory and Practice of Thermoelectric Thermometry</w:t>
      </w:r>
      <w:r w:rsidRPr="0069423E">
        <w:rPr>
          <w:rFonts w:ascii="Times New Roman" w:hAnsi="Times New Roman" w:cs="Times New Roman"/>
          <w:noProof/>
          <w:sz w:val="24"/>
        </w:rPr>
        <w:t>. (Springer, 1998).</w:t>
      </w:r>
    </w:p>
    <w:p w14:paraId="2A83EFDC" w14:textId="01069ECE"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3.</w:t>
      </w:r>
      <w:r w:rsidRPr="0069423E">
        <w:rPr>
          <w:rFonts w:ascii="Times New Roman" w:hAnsi="Times New Roman" w:cs="Times New Roman"/>
          <w:noProof/>
          <w:sz w:val="24"/>
        </w:rPr>
        <w:tab/>
        <w:t xml:space="preserve">Ballard, J., Hubbard, M., Jung, S. J., Rojas, V., Ung, R., Suh, J., Kim, M. S., Lee, J., Pierce, J. M. and Venkatasubramanian, R. Nano-engineered thin-film thermoelectric materials enable practical solid-state refrigeration. </w:t>
      </w:r>
      <w:r w:rsidRPr="0069423E">
        <w:rPr>
          <w:rFonts w:ascii="Times New Roman" w:hAnsi="Times New Roman" w:cs="Times New Roman"/>
          <w:i/>
          <w:iCs/>
          <w:noProof/>
          <w:sz w:val="24"/>
        </w:rPr>
        <w:t xml:space="preserve">Nat. Commun. </w:t>
      </w:r>
      <w:r w:rsidRPr="0069423E">
        <w:rPr>
          <w:rFonts w:ascii="Times New Roman" w:hAnsi="Times New Roman" w:cs="Times New Roman"/>
          <w:b/>
          <w:bCs/>
          <w:noProof/>
          <w:sz w:val="24"/>
        </w:rPr>
        <w:t>16,</w:t>
      </w:r>
      <w:r w:rsidRPr="0069423E">
        <w:rPr>
          <w:rFonts w:ascii="Times New Roman" w:hAnsi="Times New Roman" w:cs="Times New Roman"/>
          <w:noProof/>
          <w:sz w:val="24"/>
        </w:rPr>
        <w:t xml:space="preserve"> 1 (2025).</w:t>
      </w:r>
    </w:p>
    <w:p w14:paraId="229598D9" w14:textId="4C421DB0"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4.</w:t>
      </w:r>
      <w:r w:rsidRPr="0069423E">
        <w:rPr>
          <w:rFonts w:ascii="Times New Roman" w:hAnsi="Times New Roman" w:cs="Times New Roman"/>
          <w:noProof/>
          <w:sz w:val="24"/>
        </w:rPr>
        <w:tab/>
        <w:t>Auparay, N. Room Temperature Seebeck Coefficient Measurement: Metals &amp; Semiconductors. (</w:t>
      </w:r>
      <w:r w:rsidR="00B04962">
        <w:rPr>
          <w:rFonts w:ascii="Times New Roman" w:hAnsi="Times New Roman" w:cs="Times New Roman"/>
          <w:noProof/>
          <w:sz w:val="24"/>
        </w:rPr>
        <w:t xml:space="preserve">BS Thesis, </w:t>
      </w:r>
      <w:r w:rsidRPr="0069423E">
        <w:rPr>
          <w:rFonts w:ascii="Times New Roman" w:hAnsi="Times New Roman" w:cs="Times New Roman"/>
          <w:noProof/>
          <w:sz w:val="24"/>
        </w:rPr>
        <w:t>Oregon State University, 2013).</w:t>
      </w:r>
    </w:p>
    <w:p w14:paraId="60159313"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5.</w:t>
      </w:r>
      <w:r w:rsidRPr="0069423E">
        <w:rPr>
          <w:rFonts w:ascii="Times New Roman" w:hAnsi="Times New Roman" w:cs="Times New Roman"/>
          <w:noProof/>
          <w:sz w:val="24"/>
        </w:rPr>
        <w:tab/>
        <w:t xml:space="preserve">Dörling, B., Zapata-Arteaga, O. and Campoy-Quiles, M. A setup to measure the Seebeck coefficient and electrical conductivity of anisotropic thin-films on a single sample. </w:t>
      </w:r>
      <w:r w:rsidRPr="0069423E">
        <w:rPr>
          <w:rFonts w:ascii="Times New Roman" w:hAnsi="Times New Roman" w:cs="Times New Roman"/>
          <w:i/>
          <w:iCs/>
          <w:noProof/>
          <w:sz w:val="24"/>
        </w:rPr>
        <w:t>Rev. Sci. Instrum.</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91,</w:t>
      </w:r>
      <w:r w:rsidRPr="0069423E">
        <w:rPr>
          <w:rFonts w:ascii="Times New Roman" w:hAnsi="Times New Roman" w:cs="Times New Roman"/>
          <w:noProof/>
          <w:sz w:val="24"/>
        </w:rPr>
        <w:t xml:space="preserve"> 105111 (2020).</w:t>
      </w:r>
    </w:p>
    <w:p w14:paraId="36B81C5D" w14:textId="589C6FAE"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6.</w:t>
      </w:r>
      <w:r w:rsidRPr="0069423E">
        <w:rPr>
          <w:rFonts w:ascii="Times New Roman" w:hAnsi="Times New Roman" w:cs="Times New Roman"/>
          <w:noProof/>
          <w:sz w:val="24"/>
        </w:rPr>
        <w:tab/>
        <w:t xml:space="preserve">Narjis, A., Elyaagoubi, M., Outzourhit, A. and Nkhaili, L. Design of a simple apparatus for the measurement of the Seebeck coefficient. </w:t>
      </w:r>
      <w:r w:rsidRPr="0069423E">
        <w:rPr>
          <w:rFonts w:ascii="Times New Roman" w:hAnsi="Times New Roman" w:cs="Times New Roman"/>
          <w:i/>
          <w:iCs/>
          <w:noProof/>
          <w:sz w:val="24"/>
        </w:rPr>
        <w:t>Measurement</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133,</w:t>
      </w:r>
      <w:r w:rsidRPr="0069423E">
        <w:rPr>
          <w:rFonts w:ascii="Times New Roman" w:hAnsi="Times New Roman" w:cs="Times New Roman"/>
          <w:noProof/>
          <w:sz w:val="24"/>
        </w:rPr>
        <w:t xml:space="preserve"> 433 (2019).</w:t>
      </w:r>
    </w:p>
    <w:p w14:paraId="5024FB2B"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7.</w:t>
      </w:r>
      <w:r w:rsidRPr="0069423E">
        <w:rPr>
          <w:rFonts w:ascii="Times New Roman" w:hAnsi="Times New Roman" w:cs="Times New Roman"/>
          <w:noProof/>
          <w:sz w:val="24"/>
        </w:rPr>
        <w:tab/>
        <w:t xml:space="preserve">Fu, Q., Xiong, Y., Zhang, W. and Xu, D. A setup for measuring the Seebeck coefficient and the electrical resistivity of bulk thermoelectric materials. </w:t>
      </w:r>
      <w:r w:rsidRPr="0069423E">
        <w:rPr>
          <w:rFonts w:ascii="Times New Roman" w:hAnsi="Times New Roman" w:cs="Times New Roman"/>
          <w:i/>
          <w:iCs/>
          <w:noProof/>
          <w:sz w:val="24"/>
        </w:rPr>
        <w:t>Rev. Sci. Instrum.</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88,</w:t>
      </w:r>
      <w:r w:rsidRPr="0069423E">
        <w:rPr>
          <w:rFonts w:ascii="Times New Roman" w:hAnsi="Times New Roman" w:cs="Times New Roman"/>
          <w:noProof/>
          <w:sz w:val="24"/>
        </w:rPr>
        <w:t xml:space="preserve"> 95111 (2017).</w:t>
      </w:r>
    </w:p>
    <w:p w14:paraId="35C4833A"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8.</w:t>
      </w:r>
      <w:r w:rsidRPr="0069423E">
        <w:rPr>
          <w:rFonts w:ascii="Times New Roman" w:hAnsi="Times New Roman" w:cs="Times New Roman"/>
          <w:noProof/>
          <w:sz w:val="24"/>
        </w:rPr>
        <w:tab/>
        <w:t xml:space="preserve">Ahad, A. and Shukla, D. K. A setup for Seebeck coefficient measurement through controlled heat pulses. </w:t>
      </w:r>
      <w:r w:rsidRPr="0069423E">
        <w:rPr>
          <w:rFonts w:ascii="Times New Roman" w:hAnsi="Times New Roman" w:cs="Times New Roman"/>
          <w:i/>
          <w:iCs/>
          <w:noProof/>
          <w:sz w:val="24"/>
        </w:rPr>
        <w:t>Rev. Sci. Instrum.</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90,</w:t>
      </w:r>
      <w:r w:rsidRPr="0069423E">
        <w:rPr>
          <w:rFonts w:ascii="Times New Roman" w:hAnsi="Times New Roman" w:cs="Times New Roman"/>
          <w:noProof/>
          <w:sz w:val="24"/>
        </w:rPr>
        <w:t xml:space="preserve"> 116101 (2019).</w:t>
      </w:r>
    </w:p>
    <w:p w14:paraId="4EEB2368"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9.</w:t>
      </w:r>
      <w:r w:rsidRPr="0069423E">
        <w:rPr>
          <w:rFonts w:ascii="Times New Roman" w:hAnsi="Times New Roman" w:cs="Times New Roman"/>
          <w:noProof/>
          <w:sz w:val="24"/>
        </w:rPr>
        <w:tab/>
        <w:t>Guo, M., Wang, Z., Xu, Y., Huang, H., Zang, Y., Liu, C., Duan, W., Gan, Z., Zhang, S. C., He, K., Ma, X., Xue, Q. and Wang, Y. Tuning thermoelectricity in a Bi</w:t>
      </w:r>
      <w:r w:rsidRPr="00B04962">
        <w:rPr>
          <w:rFonts w:ascii="Times New Roman" w:hAnsi="Times New Roman" w:cs="Times New Roman"/>
          <w:noProof/>
          <w:sz w:val="24"/>
          <w:vertAlign w:val="subscript"/>
        </w:rPr>
        <w:t>2</w:t>
      </w:r>
      <w:r w:rsidRPr="0069423E">
        <w:rPr>
          <w:rFonts w:ascii="Times New Roman" w:hAnsi="Times New Roman" w:cs="Times New Roman"/>
          <w:noProof/>
          <w:sz w:val="24"/>
        </w:rPr>
        <w:t>Se</w:t>
      </w:r>
      <w:r w:rsidRPr="00B04962">
        <w:rPr>
          <w:rFonts w:ascii="Times New Roman" w:hAnsi="Times New Roman" w:cs="Times New Roman"/>
          <w:noProof/>
          <w:sz w:val="24"/>
          <w:vertAlign w:val="subscript"/>
        </w:rPr>
        <w:t>3</w:t>
      </w:r>
      <w:r w:rsidRPr="0069423E">
        <w:rPr>
          <w:rFonts w:ascii="Times New Roman" w:hAnsi="Times New Roman" w:cs="Times New Roman"/>
          <w:noProof/>
          <w:sz w:val="24"/>
        </w:rPr>
        <w:t xml:space="preserve"> topological insulator via varied film thickness. </w:t>
      </w:r>
      <w:r w:rsidRPr="0069423E">
        <w:rPr>
          <w:rFonts w:ascii="Times New Roman" w:hAnsi="Times New Roman" w:cs="Times New Roman"/>
          <w:i/>
          <w:iCs/>
          <w:noProof/>
          <w:sz w:val="24"/>
        </w:rPr>
        <w:t>New J. Phys.</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18,</w:t>
      </w:r>
      <w:r w:rsidRPr="0069423E">
        <w:rPr>
          <w:rFonts w:ascii="Times New Roman" w:hAnsi="Times New Roman" w:cs="Times New Roman"/>
          <w:noProof/>
          <w:sz w:val="24"/>
        </w:rPr>
        <w:t xml:space="preserve"> 015008 (2016).</w:t>
      </w:r>
    </w:p>
    <w:p w14:paraId="2DBA36BB"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10.</w:t>
      </w:r>
      <w:r w:rsidRPr="0069423E">
        <w:rPr>
          <w:rFonts w:ascii="Times New Roman" w:hAnsi="Times New Roman" w:cs="Times New Roman"/>
          <w:noProof/>
          <w:sz w:val="24"/>
        </w:rPr>
        <w:tab/>
        <w:t xml:space="preserve">Arduino. </w:t>
      </w:r>
      <w:r w:rsidRPr="0069423E">
        <w:rPr>
          <w:rFonts w:ascii="Times New Roman" w:hAnsi="Times New Roman" w:cs="Times New Roman"/>
          <w:i/>
          <w:iCs/>
          <w:noProof/>
          <w:sz w:val="24"/>
        </w:rPr>
        <w:t>Data Sheet: Arduino Uno R3</w:t>
      </w:r>
      <w:r w:rsidRPr="0069423E">
        <w:rPr>
          <w:rFonts w:ascii="Times New Roman" w:hAnsi="Times New Roman" w:cs="Times New Roman"/>
          <w:noProof/>
          <w:sz w:val="24"/>
        </w:rPr>
        <w:t>. (2025).</w:t>
      </w:r>
    </w:p>
    <w:p w14:paraId="5BD277A1"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lastRenderedPageBreak/>
        <w:t>11.</w:t>
      </w:r>
      <w:r w:rsidRPr="0069423E">
        <w:rPr>
          <w:rFonts w:ascii="Times New Roman" w:hAnsi="Times New Roman" w:cs="Times New Roman"/>
          <w:noProof/>
          <w:sz w:val="24"/>
        </w:rPr>
        <w:tab/>
        <w:t xml:space="preserve">Kumar, A., Patel, A., Singh, S., Kandasami, A. and Kanjilal, D. Apparatus for Seebeck coefficient measurement of wire, thin film, and bulk materials in the wide temperature range (80-650 K). </w:t>
      </w:r>
      <w:r w:rsidRPr="0069423E">
        <w:rPr>
          <w:rFonts w:ascii="Times New Roman" w:hAnsi="Times New Roman" w:cs="Times New Roman"/>
          <w:i/>
          <w:iCs/>
          <w:noProof/>
          <w:sz w:val="24"/>
        </w:rPr>
        <w:t>Rev. Sci. Instrum.</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90,</w:t>
      </w:r>
      <w:r w:rsidRPr="0069423E">
        <w:rPr>
          <w:rFonts w:ascii="Times New Roman" w:hAnsi="Times New Roman" w:cs="Times New Roman"/>
          <w:noProof/>
          <w:sz w:val="24"/>
        </w:rPr>
        <w:t xml:space="preserve"> 104901 (2019).</w:t>
      </w:r>
    </w:p>
    <w:p w14:paraId="34443135"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12.</w:t>
      </w:r>
      <w:r w:rsidRPr="0069423E">
        <w:rPr>
          <w:rFonts w:ascii="Times New Roman" w:hAnsi="Times New Roman" w:cs="Times New Roman"/>
          <w:noProof/>
          <w:sz w:val="24"/>
        </w:rPr>
        <w:tab/>
        <w:t xml:space="preserve">Liu, J., Zhang, Y., Wang, Z., Li, M., Su, W., Zhao, M., Huang, S., Xia, S. and Wang, C. Accurate measurement of Seebeck coefficient. </w:t>
      </w:r>
      <w:r w:rsidRPr="0069423E">
        <w:rPr>
          <w:rFonts w:ascii="Times New Roman" w:hAnsi="Times New Roman" w:cs="Times New Roman"/>
          <w:i/>
          <w:iCs/>
          <w:noProof/>
          <w:sz w:val="24"/>
        </w:rPr>
        <w:t>Rev. Sci. Instrum.</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87,</w:t>
      </w:r>
      <w:r w:rsidRPr="0069423E">
        <w:rPr>
          <w:rFonts w:ascii="Times New Roman" w:hAnsi="Times New Roman" w:cs="Times New Roman"/>
          <w:noProof/>
          <w:sz w:val="24"/>
        </w:rPr>
        <w:t xml:space="preserve"> 64701 (2016).</w:t>
      </w:r>
    </w:p>
    <w:p w14:paraId="3720904D"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13.</w:t>
      </w:r>
      <w:r w:rsidRPr="0069423E">
        <w:rPr>
          <w:rFonts w:ascii="Times New Roman" w:hAnsi="Times New Roman" w:cs="Times New Roman"/>
          <w:noProof/>
          <w:sz w:val="24"/>
        </w:rPr>
        <w:tab/>
        <w:t xml:space="preserve">Wang, C., Chen, F., Sun, K., Chen, R., Li, M., Zhou, X., Sun, Y., Chen, D. and Wang, G. Contributed Review: Instruments for measuring Seebeck coefficient of thin film thermoelectric materials: A mini-review. </w:t>
      </w:r>
      <w:r w:rsidRPr="0069423E">
        <w:rPr>
          <w:rFonts w:ascii="Times New Roman" w:hAnsi="Times New Roman" w:cs="Times New Roman"/>
          <w:i/>
          <w:iCs/>
          <w:noProof/>
          <w:sz w:val="24"/>
        </w:rPr>
        <w:t>Rev. Sci. Instrum.</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89,</w:t>
      </w:r>
      <w:r w:rsidRPr="0069423E">
        <w:rPr>
          <w:rFonts w:ascii="Times New Roman" w:hAnsi="Times New Roman" w:cs="Times New Roman"/>
          <w:noProof/>
          <w:sz w:val="24"/>
        </w:rPr>
        <w:t xml:space="preserve"> 101501 (2018).</w:t>
      </w:r>
    </w:p>
    <w:p w14:paraId="774CAFD6" w14:textId="358E0845"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14.</w:t>
      </w:r>
      <w:r w:rsidRPr="0069423E">
        <w:rPr>
          <w:rFonts w:ascii="Times New Roman" w:hAnsi="Times New Roman" w:cs="Times New Roman"/>
          <w:noProof/>
          <w:sz w:val="24"/>
        </w:rPr>
        <w:tab/>
      </w:r>
      <w:r w:rsidRPr="0069423E">
        <w:rPr>
          <w:rFonts w:ascii="Times New Roman" w:hAnsi="Times New Roman" w:cs="Times New Roman"/>
          <w:i/>
          <w:iCs/>
          <w:noProof/>
          <w:sz w:val="24"/>
        </w:rPr>
        <w:t>Data Sheet: AD8494/AD8495/AD8496//AD8497, Precision Thermocouple Amplifiers with Cold Junction Compensation</w:t>
      </w:r>
      <w:r w:rsidRPr="0069423E">
        <w:rPr>
          <w:rFonts w:ascii="Times New Roman" w:hAnsi="Times New Roman" w:cs="Times New Roman"/>
          <w:noProof/>
          <w:sz w:val="24"/>
        </w:rPr>
        <w:t>. (2010).</w:t>
      </w:r>
    </w:p>
    <w:p w14:paraId="5402AB16" w14:textId="18AD4852"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15.</w:t>
      </w:r>
      <w:r w:rsidRPr="0069423E">
        <w:rPr>
          <w:rFonts w:ascii="Times New Roman" w:hAnsi="Times New Roman" w:cs="Times New Roman"/>
          <w:noProof/>
          <w:sz w:val="24"/>
        </w:rPr>
        <w:tab/>
        <w:t xml:space="preserve">Asraf, H. M., Dalila, K. A. N., Hakim, A. W. M., Muhammad, R. H. and Hon, F. Development of Experimental Simulator via Arduino-based PID Temperature Control System using LabVIEW. </w:t>
      </w:r>
      <w:r w:rsidRPr="0069423E">
        <w:rPr>
          <w:rFonts w:ascii="Times New Roman" w:hAnsi="Times New Roman" w:cs="Times New Roman"/>
          <w:i/>
          <w:iCs/>
          <w:noProof/>
          <w:sz w:val="24"/>
        </w:rPr>
        <w:t>J. Telecommun. Electron. Comput. Eng.</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9,</w:t>
      </w:r>
      <w:r w:rsidRPr="0069423E">
        <w:rPr>
          <w:rFonts w:ascii="Times New Roman" w:hAnsi="Times New Roman" w:cs="Times New Roman"/>
          <w:noProof/>
          <w:sz w:val="24"/>
        </w:rPr>
        <w:t xml:space="preserve"> 53 (2017).</w:t>
      </w:r>
    </w:p>
    <w:p w14:paraId="056A5F0F" w14:textId="3AEFFDD2"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16.</w:t>
      </w:r>
      <w:r w:rsidRPr="0069423E">
        <w:rPr>
          <w:rFonts w:ascii="Times New Roman" w:hAnsi="Times New Roman" w:cs="Times New Roman"/>
          <w:noProof/>
          <w:sz w:val="24"/>
        </w:rPr>
        <w:tab/>
        <w:t xml:space="preserve">Oliveira, F. S., Cipriano, R. B., da Silva, F. T., Romão, E. C. and dos Santos, C. A. M. Simple analytical method for determining electrical resistivity and sheet resistance using the </w:t>
      </w:r>
      <w:r w:rsidR="003B7E97">
        <w:rPr>
          <w:rFonts w:ascii="Times New Roman" w:hAnsi="Times New Roman" w:cs="Times New Roman"/>
          <w:noProof/>
          <w:sz w:val="24"/>
        </w:rPr>
        <w:t>van</w:t>
      </w:r>
      <w:r w:rsidRPr="0069423E">
        <w:rPr>
          <w:rFonts w:ascii="Times New Roman" w:hAnsi="Times New Roman" w:cs="Times New Roman"/>
          <w:noProof/>
          <w:sz w:val="24"/>
        </w:rPr>
        <w:t xml:space="preserve"> der Pauw procedure. </w:t>
      </w:r>
      <w:r w:rsidRPr="0069423E">
        <w:rPr>
          <w:rFonts w:ascii="Times New Roman" w:hAnsi="Times New Roman" w:cs="Times New Roman"/>
          <w:i/>
          <w:iCs/>
          <w:noProof/>
          <w:sz w:val="24"/>
        </w:rPr>
        <w:t>Sci. Reports</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10,</w:t>
      </w:r>
      <w:r w:rsidRPr="0069423E">
        <w:rPr>
          <w:rFonts w:ascii="Times New Roman" w:hAnsi="Times New Roman" w:cs="Times New Roman"/>
          <w:noProof/>
          <w:sz w:val="24"/>
        </w:rPr>
        <w:t xml:space="preserve"> 1 (2020).</w:t>
      </w:r>
    </w:p>
    <w:p w14:paraId="5CCD83C9" w14:textId="77777777"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17.</w:t>
      </w:r>
      <w:r w:rsidRPr="0069423E">
        <w:rPr>
          <w:rFonts w:ascii="Times New Roman" w:hAnsi="Times New Roman" w:cs="Times New Roman"/>
          <w:noProof/>
          <w:sz w:val="24"/>
        </w:rPr>
        <w:tab/>
        <w:t>Kim, Y. S., Brahlek, M., Bansal, N., Edrey, E., Kapilevich, G. A., Lida, K., Tanimura, M., Horibe, Y., Cheong, S.-W. W., Oh, S., Iida, K., Tanimura, M., Horibe, Y., Cheong, S.-W. W. and Oh, S. Thickness-dependent bulk properties and weak antilocalization effect in topological insulator Bi</w:t>
      </w:r>
      <w:r w:rsidRPr="00B04962">
        <w:rPr>
          <w:rFonts w:ascii="Times New Roman" w:hAnsi="Times New Roman" w:cs="Times New Roman"/>
          <w:noProof/>
          <w:sz w:val="24"/>
          <w:vertAlign w:val="subscript"/>
        </w:rPr>
        <w:t>2</w:t>
      </w:r>
      <w:r w:rsidRPr="0069423E">
        <w:rPr>
          <w:rFonts w:ascii="Times New Roman" w:hAnsi="Times New Roman" w:cs="Times New Roman"/>
          <w:noProof/>
          <w:sz w:val="24"/>
        </w:rPr>
        <w:t>Se</w:t>
      </w:r>
      <w:r w:rsidRPr="00B04962">
        <w:rPr>
          <w:rFonts w:ascii="Times New Roman" w:hAnsi="Times New Roman" w:cs="Times New Roman"/>
          <w:noProof/>
          <w:sz w:val="24"/>
          <w:vertAlign w:val="subscript"/>
        </w:rPr>
        <w:t>3</w:t>
      </w:r>
      <w:r w:rsidRPr="0069423E">
        <w:rPr>
          <w:rFonts w:ascii="Times New Roman" w:hAnsi="Times New Roman" w:cs="Times New Roman"/>
          <w:noProof/>
          <w:sz w:val="24"/>
        </w:rPr>
        <w:t xml:space="preserve">. </w:t>
      </w:r>
      <w:r w:rsidRPr="0069423E">
        <w:rPr>
          <w:rFonts w:ascii="Times New Roman" w:hAnsi="Times New Roman" w:cs="Times New Roman"/>
          <w:i/>
          <w:iCs/>
          <w:noProof/>
          <w:sz w:val="24"/>
        </w:rPr>
        <w:t>Phys. Rev. B</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84,</w:t>
      </w:r>
      <w:r w:rsidRPr="0069423E">
        <w:rPr>
          <w:rFonts w:ascii="Times New Roman" w:hAnsi="Times New Roman" w:cs="Times New Roman"/>
          <w:noProof/>
          <w:sz w:val="24"/>
        </w:rPr>
        <w:t xml:space="preserve"> 73109 (2011).</w:t>
      </w:r>
    </w:p>
    <w:p w14:paraId="53459ED8" w14:textId="460633E4" w:rsidR="0069423E" w:rsidRPr="0069423E" w:rsidRDefault="0069423E" w:rsidP="00B04962">
      <w:pPr>
        <w:widowControl w:val="0"/>
        <w:autoSpaceDE w:val="0"/>
        <w:autoSpaceDN w:val="0"/>
        <w:adjustRightInd w:val="0"/>
        <w:spacing w:line="480" w:lineRule="auto"/>
        <w:ind w:left="640" w:hanging="640"/>
        <w:jc w:val="both"/>
        <w:rPr>
          <w:rFonts w:ascii="Times New Roman" w:hAnsi="Times New Roman" w:cs="Times New Roman"/>
          <w:noProof/>
          <w:sz w:val="24"/>
        </w:rPr>
      </w:pPr>
      <w:r w:rsidRPr="0069423E">
        <w:rPr>
          <w:rFonts w:ascii="Times New Roman" w:hAnsi="Times New Roman" w:cs="Times New Roman"/>
          <w:noProof/>
          <w:sz w:val="24"/>
        </w:rPr>
        <w:t>18.</w:t>
      </w:r>
      <w:r w:rsidRPr="0069423E">
        <w:rPr>
          <w:rFonts w:ascii="Times New Roman" w:hAnsi="Times New Roman" w:cs="Times New Roman"/>
          <w:noProof/>
          <w:sz w:val="24"/>
        </w:rPr>
        <w:tab/>
        <w:t xml:space="preserve">Bansal, N., Kim, Y. S., Brahlek, M., Edrey, E. and Oh, S. Thickness-independent transport channels in topological insulator </w:t>
      </w:r>
      <w:r w:rsidR="00B04962">
        <w:rPr>
          <w:rFonts w:ascii="Times New Roman" w:hAnsi="Times New Roman" w:cs="Times New Roman"/>
          <w:noProof/>
          <w:sz w:val="24"/>
        </w:rPr>
        <w:t>Bi</w:t>
      </w:r>
      <w:r w:rsidR="00B04962" w:rsidRPr="00B04962">
        <w:rPr>
          <w:rFonts w:ascii="Times New Roman" w:hAnsi="Times New Roman" w:cs="Times New Roman"/>
          <w:noProof/>
          <w:sz w:val="24"/>
          <w:vertAlign w:val="subscript"/>
        </w:rPr>
        <w:t>2</w:t>
      </w:r>
      <w:r w:rsidR="00B04962">
        <w:rPr>
          <w:rFonts w:ascii="Times New Roman" w:hAnsi="Times New Roman" w:cs="Times New Roman"/>
          <w:noProof/>
          <w:sz w:val="24"/>
        </w:rPr>
        <w:t>Se</w:t>
      </w:r>
      <w:r w:rsidR="00B04962" w:rsidRPr="00B04962">
        <w:rPr>
          <w:rFonts w:ascii="Times New Roman" w:hAnsi="Times New Roman" w:cs="Times New Roman"/>
          <w:noProof/>
          <w:sz w:val="24"/>
          <w:vertAlign w:val="subscript"/>
        </w:rPr>
        <w:t>3</w:t>
      </w:r>
      <w:r w:rsidRPr="0069423E">
        <w:rPr>
          <w:rFonts w:ascii="Times New Roman" w:hAnsi="Times New Roman" w:cs="Times New Roman"/>
          <w:noProof/>
          <w:sz w:val="24"/>
        </w:rPr>
        <w:t xml:space="preserve"> thin films. </w:t>
      </w:r>
      <w:r w:rsidRPr="0069423E">
        <w:rPr>
          <w:rFonts w:ascii="Times New Roman" w:hAnsi="Times New Roman" w:cs="Times New Roman"/>
          <w:i/>
          <w:iCs/>
          <w:noProof/>
          <w:sz w:val="24"/>
        </w:rPr>
        <w:t>Phys. Rev. Lett.</w:t>
      </w:r>
      <w:r w:rsidRPr="0069423E">
        <w:rPr>
          <w:rFonts w:ascii="Times New Roman" w:hAnsi="Times New Roman" w:cs="Times New Roman"/>
          <w:noProof/>
          <w:sz w:val="24"/>
        </w:rPr>
        <w:t xml:space="preserve"> </w:t>
      </w:r>
      <w:r w:rsidRPr="0069423E">
        <w:rPr>
          <w:rFonts w:ascii="Times New Roman" w:hAnsi="Times New Roman" w:cs="Times New Roman"/>
          <w:b/>
          <w:bCs/>
          <w:noProof/>
          <w:sz w:val="24"/>
        </w:rPr>
        <w:t>109,</w:t>
      </w:r>
      <w:r w:rsidRPr="0069423E">
        <w:rPr>
          <w:rFonts w:ascii="Times New Roman" w:hAnsi="Times New Roman" w:cs="Times New Roman"/>
          <w:noProof/>
          <w:sz w:val="24"/>
        </w:rPr>
        <w:t xml:space="preserve"> </w:t>
      </w:r>
      <w:r w:rsidR="00B04962">
        <w:rPr>
          <w:rFonts w:ascii="Times New Roman" w:hAnsi="Times New Roman" w:cs="Times New Roman"/>
          <w:noProof/>
          <w:sz w:val="24"/>
        </w:rPr>
        <w:t xml:space="preserve">116804 </w:t>
      </w:r>
      <w:r w:rsidRPr="0069423E">
        <w:rPr>
          <w:rFonts w:ascii="Times New Roman" w:hAnsi="Times New Roman" w:cs="Times New Roman"/>
          <w:noProof/>
          <w:sz w:val="24"/>
        </w:rPr>
        <w:t>(2012).</w:t>
      </w:r>
    </w:p>
    <w:p w14:paraId="75F690F1" w14:textId="2FEAA1FE" w:rsidR="00C019B2" w:rsidRPr="000A516F" w:rsidRDefault="00C019B2" w:rsidP="00B04962">
      <w:pPr>
        <w:spacing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fldChar w:fldCharType="end"/>
      </w:r>
    </w:p>
    <w:sectPr w:rsidR="00C019B2" w:rsidRPr="000A516F">
      <w:headerReference w:type="default" r:id="rId13"/>
      <w:footerReference w:type="default" r:id="rId14"/>
      <w:footnotePr>
        <w:numFmt w:val="chicago"/>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4C0DF" w14:textId="77777777" w:rsidR="007216C9" w:rsidRDefault="007216C9">
      <w:pPr>
        <w:spacing w:line="240" w:lineRule="auto"/>
      </w:pPr>
      <w:r>
        <w:separator/>
      </w:r>
    </w:p>
  </w:endnote>
  <w:endnote w:type="continuationSeparator" w:id="0">
    <w:p w14:paraId="37A4D5F8" w14:textId="77777777" w:rsidR="007216C9" w:rsidRDefault="007216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Gungsuh">
    <w:altName w:val="궁서"/>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538755"/>
      <w:docPartObj>
        <w:docPartGallery w:val="Page Numbers (Bottom of Page)"/>
        <w:docPartUnique/>
      </w:docPartObj>
    </w:sdtPr>
    <w:sdtEndPr>
      <w:rPr>
        <w:rFonts w:ascii="Times New Roman" w:hAnsi="Times New Roman" w:cs="Times New Roman"/>
        <w:noProof/>
        <w:sz w:val="24"/>
        <w:szCs w:val="24"/>
      </w:rPr>
    </w:sdtEndPr>
    <w:sdtContent>
      <w:p w14:paraId="52B4A449" w14:textId="4803AEE3" w:rsidR="00ED778E" w:rsidRPr="00ED778E" w:rsidRDefault="00ED778E">
        <w:pPr>
          <w:pStyle w:val="Footer"/>
          <w:jc w:val="center"/>
          <w:rPr>
            <w:rFonts w:ascii="Times New Roman" w:hAnsi="Times New Roman" w:cs="Times New Roman"/>
            <w:sz w:val="24"/>
            <w:szCs w:val="24"/>
          </w:rPr>
        </w:pPr>
        <w:r w:rsidRPr="00ED778E">
          <w:rPr>
            <w:rFonts w:ascii="Times New Roman" w:hAnsi="Times New Roman" w:cs="Times New Roman"/>
            <w:sz w:val="24"/>
            <w:szCs w:val="24"/>
          </w:rPr>
          <w:fldChar w:fldCharType="begin"/>
        </w:r>
        <w:r w:rsidRPr="00ED778E">
          <w:rPr>
            <w:rFonts w:ascii="Times New Roman" w:hAnsi="Times New Roman" w:cs="Times New Roman"/>
            <w:sz w:val="24"/>
            <w:szCs w:val="24"/>
          </w:rPr>
          <w:instrText xml:space="preserve"> PAGE   \* MERGEFORMAT </w:instrText>
        </w:r>
        <w:r w:rsidRPr="00ED778E">
          <w:rPr>
            <w:rFonts w:ascii="Times New Roman" w:hAnsi="Times New Roman" w:cs="Times New Roman"/>
            <w:sz w:val="24"/>
            <w:szCs w:val="24"/>
          </w:rPr>
          <w:fldChar w:fldCharType="separate"/>
        </w:r>
        <w:r w:rsidRPr="00ED778E">
          <w:rPr>
            <w:rFonts w:ascii="Times New Roman" w:hAnsi="Times New Roman" w:cs="Times New Roman"/>
            <w:noProof/>
            <w:sz w:val="24"/>
            <w:szCs w:val="24"/>
          </w:rPr>
          <w:t>2</w:t>
        </w:r>
        <w:r w:rsidRPr="00ED778E">
          <w:rPr>
            <w:rFonts w:ascii="Times New Roman" w:hAnsi="Times New Roman" w:cs="Times New Roman"/>
            <w:noProof/>
            <w:sz w:val="24"/>
            <w:szCs w:val="24"/>
          </w:rPr>
          <w:fldChar w:fldCharType="end"/>
        </w:r>
      </w:p>
    </w:sdtContent>
  </w:sdt>
  <w:p w14:paraId="061380EE" w14:textId="77777777" w:rsidR="00ED778E" w:rsidRDefault="00ED77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BD9C6" w14:textId="77777777" w:rsidR="007216C9" w:rsidRDefault="007216C9">
      <w:pPr>
        <w:spacing w:line="240" w:lineRule="auto"/>
      </w:pPr>
      <w:r>
        <w:separator/>
      </w:r>
    </w:p>
  </w:footnote>
  <w:footnote w:type="continuationSeparator" w:id="0">
    <w:p w14:paraId="11873E2F" w14:textId="77777777" w:rsidR="007216C9" w:rsidRDefault="007216C9">
      <w:pPr>
        <w:spacing w:line="240" w:lineRule="auto"/>
      </w:pPr>
      <w:r>
        <w:continuationSeparator/>
      </w:r>
    </w:p>
  </w:footnote>
  <w:footnote w:id="1">
    <w:p w14:paraId="280DD234" w14:textId="2179DD06" w:rsidR="0069423E" w:rsidRPr="0069423E" w:rsidRDefault="0069423E">
      <w:pPr>
        <w:pStyle w:val="FootnoteText"/>
        <w:rPr>
          <w:lang w:val="en-US"/>
        </w:rPr>
      </w:pPr>
      <w:r w:rsidRPr="009C504F">
        <w:rPr>
          <w:rStyle w:val="FootnoteReference"/>
        </w:rPr>
        <w:footnoteRef/>
      </w:r>
      <w:r>
        <w:t xml:space="preserve"> </w:t>
      </w:r>
      <w:r w:rsidRPr="00D60651">
        <w:rPr>
          <w:rFonts w:ascii="Times New Roman" w:hAnsi="Times New Roman" w:cs="Times New Roman"/>
          <w:noProof/>
          <w:sz w:val="24"/>
        </w:rPr>
        <w:t xml:space="preserve">Available at: https://en.wikipedia.org/wiki/Chromel.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E9259" w14:textId="53FD2F67" w:rsidR="003F3E84" w:rsidRDefault="003F3E84">
    <w:pPr>
      <w:tabs>
        <w:tab w:val="right" w:pos="9360"/>
        <w:tab w:val="left" w:pos="0"/>
      </w:tabs>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66AE"/>
    <w:multiLevelType w:val="hybridMultilevel"/>
    <w:tmpl w:val="12AA8BDC"/>
    <w:lvl w:ilvl="0" w:tplc="E12AC16E">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114081"/>
    <w:multiLevelType w:val="hybridMultilevel"/>
    <w:tmpl w:val="C6D43AF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6B3DD5"/>
    <w:multiLevelType w:val="hybridMultilevel"/>
    <w:tmpl w:val="2F065544"/>
    <w:lvl w:ilvl="0" w:tplc="CA12C8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8777FE"/>
    <w:multiLevelType w:val="hybridMultilevel"/>
    <w:tmpl w:val="5768ABB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EE7E05"/>
    <w:multiLevelType w:val="hybridMultilevel"/>
    <w:tmpl w:val="7974CD48"/>
    <w:lvl w:ilvl="0" w:tplc="3352618A">
      <w:start w:val="4"/>
      <w:numFmt w:val="upperRoman"/>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4D4951"/>
    <w:multiLevelType w:val="hybridMultilevel"/>
    <w:tmpl w:val="C58868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E75D93"/>
    <w:multiLevelType w:val="hybridMultilevel"/>
    <w:tmpl w:val="F6B04AF8"/>
    <w:lvl w:ilvl="0" w:tplc="069831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ED75AB"/>
    <w:multiLevelType w:val="hybridMultilevel"/>
    <w:tmpl w:val="B05E7EA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8068919">
    <w:abstractNumId w:val="6"/>
  </w:num>
  <w:num w:numId="2" w16cid:durableId="1842549296">
    <w:abstractNumId w:val="2"/>
  </w:num>
  <w:num w:numId="3" w16cid:durableId="696857097">
    <w:abstractNumId w:val="5"/>
  </w:num>
  <w:num w:numId="4" w16cid:durableId="801773355">
    <w:abstractNumId w:val="1"/>
  </w:num>
  <w:num w:numId="5" w16cid:durableId="1911846471">
    <w:abstractNumId w:val="0"/>
  </w:num>
  <w:num w:numId="6" w16cid:durableId="2074042055">
    <w:abstractNumId w:val="7"/>
  </w:num>
  <w:num w:numId="7" w16cid:durableId="307783458">
    <w:abstractNumId w:val="3"/>
  </w:num>
  <w:num w:numId="8" w16cid:durableId="63229756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 Oh">
    <w15:presenceInfo w15:providerId="Windows Live" w15:userId="c7cb07d61a04a2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685"/>
    <w:rsid w:val="000028A2"/>
    <w:rsid w:val="00002BA4"/>
    <w:rsid w:val="00004680"/>
    <w:rsid w:val="00005718"/>
    <w:rsid w:val="0000734B"/>
    <w:rsid w:val="000075E8"/>
    <w:rsid w:val="000200D3"/>
    <w:rsid w:val="00031D50"/>
    <w:rsid w:val="00046AF6"/>
    <w:rsid w:val="00052293"/>
    <w:rsid w:val="00057250"/>
    <w:rsid w:val="00061CEA"/>
    <w:rsid w:val="00061E58"/>
    <w:rsid w:val="00064029"/>
    <w:rsid w:val="000661F9"/>
    <w:rsid w:val="000707F7"/>
    <w:rsid w:val="00074952"/>
    <w:rsid w:val="00076C4E"/>
    <w:rsid w:val="00080E9B"/>
    <w:rsid w:val="00084653"/>
    <w:rsid w:val="000877B4"/>
    <w:rsid w:val="000932AB"/>
    <w:rsid w:val="0009597A"/>
    <w:rsid w:val="000A0579"/>
    <w:rsid w:val="000A13AD"/>
    <w:rsid w:val="000A29DD"/>
    <w:rsid w:val="000A516F"/>
    <w:rsid w:val="000B00DE"/>
    <w:rsid w:val="000B0BF3"/>
    <w:rsid w:val="000B212E"/>
    <w:rsid w:val="000B4572"/>
    <w:rsid w:val="000B7597"/>
    <w:rsid w:val="000C0E4E"/>
    <w:rsid w:val="000C3992"/>
    <w:rsid w:val="000C6C74"/>
    <w:rsid w:val="000D0141"/>
    <w:rsid w:val="000D0D00"/>
    <w:rsid w:val="000D3500"/>
    <w:rsid w:val="000D5565"/>
    <w:rsid w:val="000E5A5A"/>
    <w:rsid w:val="000E5E07"/>
    <w:rsid w:val="000F1BB7"/>
    <w:rsid w:val="000F351F"/>
    <w:rsid w:val="000F3660"/>
    <w:rsid w:val="000F5B34"/>
    <w:rsid w:val="00110210"/>
    <w:rsid w:val="00111191"/>
    <w:rsid w:val="001231BD"/>
    <w:rsid w:val="0012433F"/>
    <w:rsid w:val="001363C1"/>
    <w:rsid w:val="00140EBC"/>
    <w:rsid w:val="0014458A"/>
    <w:rsid w:val="0014467C"/>
    <w:rsid w:val="00150562"/>
    <w:rsid w:val="00152324"/>
    <w:rsid w:val="00153FDB"/>
    <w:rsid w:val="0016014B"/>
    <w:rsid w:val="001605EB"/>
    <w:rsid w:val="00160999"/>
    <w:rsid w:val="001718AA"/>
    <w:rsid w:val="00175171"/>
    <w:rsid w:val="00180FA1"/>
    <w:rsid w:val="00181D27"/>
    <w:rsid w:val="00183DC8"/>
    <w:rsid w:val="0018410A"/>
    <w:rsid w:val="0018413B"/>
    <w:rsid w:val="0018531B"/>
    <w:rsid w:val="00187E75"/>
    <w:rsid w:val="00193022"/>
    <w:rsid w:val="0019728B"/>
    <w:rsid w:val="001A5C32"/>
    <w:rsid w:val="001B2D62"/>
    <w:rsid w:val="001C14FB"/>
    <w:rsid w:val="001C372C"/>
    <w:rsid w:val="001C38FE"/>
    <w:rsid w:val="001C4024"/>
    <w:rsid w:val="001C4207"/>
    <w:rsid w:val="001C55E7"/>
    <w:rsid w:val="001C5C1B"/>
    <w:rsid w:val="001C7FB5"/>
    <w:rsid w:val="001E006E"/>
    <w:rsid w:val="001E377C"/>
    <w:rsid w:val="001E3B23"/>
    <w:rsid w:val="001E4088"/>
    <w:rsid w:val="001E4DA9"/>
    <w:rsid w:val="001F3B7E"/>
    <w:rsid w:val="00202C29"/>
    <w:rsid w:val="00205685"/>
    <w:rsid w:val="00213ECC"/>
    <w:rsid w:val="00216DB7"/>
    <w:rsid w:val="00224854"/>
    <w:rsid w:val="0023272A"/>
    <w:rsid w:val="00232BB0"/>
    <w:rsid w:val="00243900"/>
    <w:rsid w:val="00243AB2"/>
    <w:rsid w:val="00244643"/>
    <w:rsid w:val="00244A01"/>
    <w:rsid w:val="00245B0B"/>
    <w:rsid w:val="00247ACC"/>
    <w:rsid w:val="00251BFE"/>
    <w:rsid w:val="00253031"/>
    <w:rsid w:val="00253089"/>
    <w:rsid w:val="00256445"/>
    <w:rsid w:val="002605B6"/>
    <w:rsid w:val="00260753"/>
    <w:rsid w:val="002637E3"/>
    <w:rsid w:val="00266AE0"/>
    <w:rsid w:val="00274680"/>
    <w:rsid w:val="00275C21"/>
    <w:rsid w:val="00285BBD"/>
    <w:rsid w:val="00287A90"/>
    <w:rsid w:val="00290643"/>
    <w:rsid w:val="00296A9D"/>
    <w:rsid w:val="002978D2"/>
    <w:rsid w:val="002A3EB6"/>
    <w:rsid w:val="002B135A"/>
    <w:rsid w:val="002B362F"/>
    <w:rsid w:val="002B3B41"/>
    <w:rsid w:val="002B5A0E"/>
    <w:rsid w:val="002C579D"/>
    <w:rsid w:val="002C57F1"/>
    <w:rsid w:val="002C6B32"/>
    <w:rsid w:val="002D14C0"/>
    <w:rsid w:val="002D35EC"/>
    <w:rsid w:val="002D7B43"/>
    <w:rsid w:val="002D7C93"/>
    <w:rsid w:val="002E4E72"/>
    <w:rsid w:val="002E4EA4"/>
    <w:rsid w:val="002E7AC5"/>
    <w:rsid w:val="002F0D29"/>
    <w:rsid w:val="003019B1"/>
    <w:rsid w:val="0030439C"/>
    <w:rsid w:val="003146AD"/>
    <w:rsid w:val="003152AD"/>
    <w:rsid w:val="003155D2"/>
    <w:rsid w:val="003161E1"/>
    <w:rsid w:val="00320D65"/>
    <w:rsid w:val="00322B5C"/>
    <w:rsid w:val="00324442"/>
    <w:rsid w:val="00336E92"/>
    <w:rsid w:val="00344D4C"/>
    <w:rsid w:val="00345686"/>
    <w:rsid w:val="00346CA1"/>
    <w:rsid w:val="00347DC1"/>
    <w:rsid w:val="0035130B"/>
    <w:rsid w:val="00351F0A"/>
    <w:rsid w:val="00354DF6"/>
    <w:rsid w:val="0035570A"/>
    <w:rsid w:val="00355836"/>
    <w:rsid w:val="00356A55"/>
    <w:rsid w:val="0036088D"/>
    <w:rsid w:val="00364CFC"/>
    <w:rsid w:val="00365DF5"/>
    <w:rsid w:val="00366CB6"/>
    <w:rsid w:val="003720F4"/>
    <w:rsid w:val="0037617E"/>
    <w:rsid w:val="0038008E"/>
    <w:rsid w:val="0038156A"/>
    <w:rsid w:val="00382A17"/>
    <w:rsid w:val="003834E9"/>
    <w:rsid w:val="00384396"/>
    <w:rsid w:val="00393157"/>
    <w:rsid w:val="00396517"/>
    <w:rsid w:val="003A12A2"/>
    <w:rsid w:val="003A239C"/>
    <w:rsid w:val="003A532A"/>
    <w:rsid w:val="003B7E97"/>
    <w:rsid w:val="003E4CB7"/>
    <w:rsid w:val="003E542D"/>
    <w:rsid w:val="003F3E84"/>
    <w:rsid w:val="003F5B71"/>
    <w:rsid w:val="003F617B"/>
    <w:rsid w:val="004016C5"/>
    <w:rsid w:val="00403CD1"/>
    <w:rsid w:val="00404604"/>
    <w:rsid w:val="0040490C"/>
    <w:rsid w:val="004115C0"/>
    <w:rsid w:val="0042067C"/>
    <w:rsid w:val="00426D93"/>
    <w:rsid w:val="004325FF"/>
    <w:rsid w:val="004338DA"/>
    <w:rsid w:val="0043797C"/>
    <w:rsid w:val="00443A7D"/>
    <w:rsid w:val="0044791C"/>
    <w:rsid w:val="00450E85"/>
    <w:rsid w:val="00451F40"/>
    <w:rsid w:val="00452A6B"/>
    <w:rsid w:val="004551EA"/>
    <w:rsid w:val="00455A23"/>
    <w:rsid w:val="00456380"/>
    <w:rsid w:val="00456EF2"/>
    <w:rsid w:val="004601C3"/>
    <w:rsid w:val="00460763"/>
    <w:rsid w:val="00461531"/>
    <w:rsid w:val="004639D5"/>
    <w:rsid w:val="00465831"/>
    <w:rsid w:val="0046672C"/>
    <w:rsid w:val="00466C03"/>
    <w:rsid w:val="00470598"/>
    <w:rsid w:val="00471921"/>
    <w:rsid w:val="0048314A"/>
    <w:rsid w:val="004866F5"/>
    <w:rsid w:val="00487C96"/>
    <w:rsid w:val="004918DD"/>
    <w:rsid w:val="00492EC1"/>
    <w:rsid w:val="00494847"/>
    <w:rsid w:val="00496FE7"/>
    <w:rsid w:val="004A05E6"/>
    <w:rsid w:val="004A1710"/>
    <w:rsid w:val="004A1E74"/>
    <w:rsid w:val="004A6BB1"/>
    <w:rsid w:val="004A7C3A"/>
    <w:rsid w:val="004B0D1C"/>
    <w:rsid w:val="004B6394"/>
    <w:rsid w:val="004C4269"/>
    <w:rsid w:val="004C52ED"/>
    <w:rsid w:val="004D1B07"/>
    <w:rsid w:val="004E28A4"/>
    <w:rsid w:val="004E5FE9"/>
    <w:rsid w:val="004E6B60"/>
    <w:rsid w:val="004F46E1"/>
    <w:rsid w:val="004F65B0"/>
    <w:rsid w:val="004F67F0"/>
    <w:rsid w:val="00504597"/>
    <w:rsid w:val="00504E0B"/>
    <w:rsid w:val="00506687"/>
    <w:rsid w:val="00507854"/>
    <w:rsid w:val="00512C29"/>
    <w:rsid w:val="00515005"/>
    <w:rsid w:val="005168ED"/>
    <w:rsid w:val="00517DA3"/>
    <w:rsid w:val="0052341D"/>
    <w:rsid w:val="00524AEC"/>
    <w:rsid w:val="005252CD"/>
    <w:rsid w:val="00533D12"/>
    <w:rsid w:val="00535FB3"/>
    <w:rsid w:val="005372A9"/>
    <w:rsid w:val="00537606"/>
    <w:rsid w:val="0054668A"/>
    <w:rsid w:val="00560E27"/>
    <w:rsid w:val="00562EC1"/>
    <w:rsid w:val="00563CEE"/>
    <w:rsid w:val="00567444"/>
    <w:rsid w:val="00577A6F"/>
    <w:rsid w:val="00583941"/>
    <w:rsid w:val="005844B4"/>
    <w:rsid w:val="00585241"/>
    <w:rsid w:val="0059411E"/>
    <w:rsid w:val="00595FC5"/>
    <w:rsid w:val="00597B3D"/>
    <w:rsid w:val="005A4C38"/>
    <w:rsid w:val="005B0568"/>
    <w:rsid w:val="005B28A7"/>
    <w:rsid w:val="005B4BD9"/>
    <w:rsid w:val="005B733D"/>
    <w:rsid w:val="005B7A5C"/>
    <w:rsid w:val="005B7DBB"/>
    <w:rsid w:val="005C109A"/>
    <w:rsid w:val="005C1F33"/>
    <w:rsid w:val="005C4462"/>
    <w:rsid w:val="005D1764"/>
    <w:rsid w:val="005D25F2"/>
    <w:rsid w:val="005D7DC1"/>
    <w:rsid w:val="005E224F"/>
    <w:rsid w:val="005E4EEC"/>
    <w:rsid w:val="005E6756"/>
    <w:rsid w:val="005E72DF"/>
    <w:rsid w:val="00605E74"/>
    <w:rsid w:val="006107DF"/>
    <w:rsid w:val="0062409B"/>
    <w:rsid w:val="00631814"/>
    <w:rsid w:val="006414F5"/>
    <w:rsid w:val="006429A4"/>
    <w:rsid w:val="00642FB8"/>
    <w:rsid w:val="00645666"/>
    <w:rsid w:val="006621C6"/>
    <w:rsid w:val="006653EC"/>
    <w:rsid w:val="006819CB"/>
    <w:rsid w:val="00685C81"/>
    <w:rsid w:val="00690332"/>
    <w:rsid w:val="00692A63"/>
    <w:rsid w:val="00694000"/>
    <w:rsid w:val="0069423E"/>
    <w:rsid w:val="006A4A6C"/>
    <w:rsid w:val="006B6522"/>
    <w:rsid w:val="006B6ACD"/>
    <w:rsid w:val="006C2A49"/>
    <w:rsid w:val="006C2B22"/>
    <w:rsid w:val="006C45EA"/>
    <w:rsid w:val="006D3912"/>
    <w:rsid w:val="006D5F06"/>
    <w:rsid w:val="006D7C2F"/>
    <w:rsid w:val="006E1960"/>
    <w:rsid w:val="006E4E09"/>
    <w:rsid w:val="006E69ED"/>
    <w:rsid w:val="006E6F0A"/>
    <w:rsid w:val="006F4684"/>
    <w:rsid w:val="006F593C"/>
    <w:rsid w:val="006F6687"/>
    <w:rsid w:val="0070782A"/>
    <w:rsid w:val="0071432F"/>
    <w:rsid w:val="00714681"/>
    <w:rsid w:val="007162E6"/>
    <w:rsid w:val="0071646D"/>
    <w:rsid w:val="007216C9"/>
    <w:rsid w:val="007218DE"/>
    <w:rsid w:val="0073239E"/>
    <w:rsid w:val="00737A4B"/>
    <w:rsid w:val="00740818"/>
    <w:rsid w:val="00741FE5"/>
    <w:rsid w:val="00744C29"/>
    <w:rsid w:val="0075221E"/>
    <w:rsid w:val="007523BB"/>
    <w:rsid w:val="00761F21"/>
    <w:rsid w:val="00762BBE"/>
    <w:rsid w:val="00764ED9"/>
    <w:rsid w:val="00770D5C"/>
    <w:rsid w:val="00772234"/>
    <w:rsid w:val="0077237A"/>
    <w:rsid w:val="00776C7E"/>
    <w:rsid w:val="00777663"/>
    <w:rsid w:val="00790058"/>
    <w:rsid w:val="00791683"/>
    <w:rsid w:val="007A1266"/>
    <w:rsid w:val="007A1DA1"/>
    <w:rsid w:val="007B3842"/>
    <w:rsid w:val="007B3856"/>
    <w:rsid w:val="007B4FD7"/>
    <w:rsid w:val="007D135F"/>
    <w:rsid w:val="007D5C9C"/>
    <w:rsid w:val="007D71E5"/>
    <w:rsid w:val="007E1B9C"/>
    <w:rsid w:val="007E1BB7"/>
    <w:rsid w:val="007E2131"/>
    <w:rsid w:val="007E2E5C"/>
    <w:rsid w:val="007F0FDC"/>
    <w:rsid w:val="007F3ED7"/>
    <w:rsid w:val="007F6696"/>
    <w:rsid w:val="007F6DBD"/>
    <w:rsid w:val="0081145D"/>
    <w:rsid w:val="008127DB"/>
    <w:rsid w:val="008137D4"/>
    <w:rsid w:val="00814C1C"/>
    <w:rsid w:val="0081574E"/>
    <w:rsid w:val="00817050"/>
    <w:rsid w:val="008215E3"/>
    <w:rsid w:val="00821E5C"/>
    <w:rsid w:val="00822CC8"/>
    <w:rsid w:val="00827AFD"/>
    <w:rsid w:val="00834A22"/>
    <w:rsid w:val="00834BF0"/>
    <w:rsid w:val="00835BE8"/>
    <w:rsid w:val="00841715"/>
    <w:rsid w:val="008460F3"/>
    <w:rsid w:val="008511AE"/>
    <w:rsid w:val="00853FA8"/>
    <w:rsid w:val="00854196"/>
    <w:rsid w:val="00860ED8"/>
    <w:rsid w:val="00861537"/>
    <w:rsid w:val="0086673E"/>
    <w:rsid w:val="00870356"/>
    <w:rsid w:val="00872EDA"/>
    <w:rsid w:val="00874C5F"/>
    <w:rsid w:val="00883F98"/>
    <w:rsid w:val="00886E5F"/>
    <w:rsid w:val="008951AB"/>
    <w:rsid w:val="00896C13"/>
    <w:rsid w:val="0089730B"/>
    <w:rsid w:val="008A2D4C"/>
    <w:rsid w:val="008B0F10"/>
    <w:rsid w:val="008B108E"/>
    <w:rsid w:val="008B2AE4"/>
    <w:rsid w:val="008B627F"/>
    <w:rsid w:val="008C54F0"/>
    <w:rsid w:val="008D5344"/>
    <w:rsid w:val="008D6423"/>
    <w:rsid w:val="008F101E"/>
    <w:rsid w:val="008F5E1B"/>
    <w:rsid w:val="00900919"/>
    <w:rsid w:val="0090151C"/>
    <w:rsid w:val="00901A18"/>
    <w:rsid w:val="00901D53"/>
    <w:rsid w:val="00910D87"/>
    <w:rsid w:val="0092292D"/>
    <w:rsid w:val="00924C93"/>
    <w:rsid w:val="00924F66"/>
    <w:rsid w:val="009315D1"/>
    <w:rsid w:val="00931F8A"/>
    <w:rsid w:val="00932721"/>
    <w:rsid w:val="009407B9"/>
    <w:rsid w:val="00947E6B"/>
    <w:rsid w:val="009500BA"/>
    <w:rsid w:val="009514FF"/>
    <w:rsid w:val="009567EC"/>
    <w:rsid w:val="009757CE"/>
    <w:rsid w:val="00993CD3"/>
    <w:rsid w:val="00994135"/>
    <w:rsid w:val="00994722"/>
    <w:rsid w:val="0099540C"/>
    <w:rsid w:val="00995F62"/>
    <w:rsid w:val="009A02AF"/>
    <w:rsid w:val="009A06E8"/>
    <w:rsid w:val="009A3745"/>
    <w:rsid w:val="009B7ACF"/>
    <w:rsid w:val="009C012D"/>
    <w:rsid w:val="009C1B1F"/>
    <w:rsid w:val="009C504F"/>
    <w:rsid w:val="009C71D3"/>
    <w:rsid w:val="009D0BDB"/>
    <w:rsid w:val="009D28E4"/>
    <w:rsid w:val="009D55C9"/>
    <w:rsid w:val="009D5895"/>
    <w:rsid w:val="009D6152"/>
    <w:rsid w:val="009D6BD6"/>
    <w:rsid w:val="009D6E75"/>
    <w:rsid w:val="009E054C"/>
    <w:rsid w:val="009E506E"/>
    <w:rsid w:val="009E514B"/>
    <w:rsid w:val="009E634F"/>
    <w:rsid w:val="009F347B"/>
    <w:rsid w:val="00A004D9"/>
    <w:rsid w:val="00A048FF"/>
    <w:rsid w:val="00A115A9"/>
    <w:rsid w:val="00A16458"/>
    <w:rsid w:val="00A27BB4"/>
    <w:rsid w:val="00A3221D"/>
    <w:rsid w:val="00A33C2A"/>
    <w:rsid w:val="00A369FB"/>
    <w:rsid w:val="00A43913"/>
    <w:rsid w:val="00A47909"/>
    <w:rsid w:val="00A508A3"/>
    <w:rsid w:val="00A52191"/>
    <w:rsid w:val="00A6458F"/>
    <w:rsid w:val="00A655DF"/>
    <w:rsid w:val="00A70231"/>
    <w:rsid w:val="00A73370"/>
    <w:rsid w:val="00A85D5B"/>
    <w:rsid w:val="00A8782A"/>
    <w:rsid w:val="00A91C0C"/>
    <w:rsid w:val="00A941D2"/>
    <w:rsid w:val="00AA48D4"/>
    <w:rsid w:val="00AA4A4F"/>
    <w:rsid w:val="00AA6392"/>
    <w:rsid w:val="00AB010C"/>
    <w:rsid w:val="00AB0822"/>
    <w:rsid w:val="00AB48B0"/>
    <w:rsid w:val="00AB5C33"/>
    <w:rsid w:val="00AB6166"/>
    <w:rsid w:val="00AB75C7"/>
    <w:rsid w:val="00AC11B4"/>
    <w:rsid w:val="00AC1468"/>
    <w:rsid w:val="00AC4FDC"/>
    <w:rsid w:val="00AC526B"/>
    <w:rsid w:val="00AC6061"/>
    <w:rsid w:val="00AD0005"/>
    <w:rsid w:val="00AD51D6"/>
    <w:rsid w:val="00AD73A5"/>
    <w:rsid w:val="00AF43F7"/>
    <w:rsid w:val="00AF578B"/>
    <w:rsid w:val="00AF5A1D"/>
    <w:rsid w:val="00B029A5"/>
    <w:rsid w:val="00B03BF6"/>
    <w:rsid w:val="00B04962"/>
    <w:rsid w:val="00B060B8"/>
    <w:rsid w:val="00B12C7B"/>
    <w:rsid w:val="00B13F49"/>
    <w:rsid w:val="00B14E26"/>
    <w:rsid w:val="00B20C03"/>
    <w:rsid w:val="00B26D92"/>
    <w:rsid w:val="00B4177A"/>
    <w:rsid w:val="00B41ACD"/>
    <w:rsid w:val="00B550B3"/>
    <w:rsid w:val="00B55EDD"/>
    <w:rsid w:val="00B571FD"/>
    <w:rsid w:val="00B62963"/>
    <w:rsid w:val="00B660CE"/>
    <w:rsid w:val="00B673BE"/>
    <w:rsid w:val="00B7134B"/>
    <w:rsid w:val="00B72D8A"/>
    <w:rsid w:val="00B75FE0"/>
    <w:rsid w:val="00B80322"/>
    <w:rsid w:val="00B80409"/>
    <w:rsid w:val="00B805A7"/>
    <w:rsid w:val="00B871A4"/>
    <w:rsid w:val="00B92074"/>
    <w:rsid w:val="00B97AC1"/>
    <w:rsid w:val="00BB10AC"/>
    <w:rsid w:val="00BB69A4"/>
    <w:rsid w:val="00BB6F7B"/>
    <w:rsid w:val="00BC20C7"/>
    <w:rsid w:val="00BC7B0B"/>
    <w:rsid w:val="00BD36D4"/>
    <w:rsid w:val="00BE3886"/>
    <w:rsid w:val="00BE4DDA"/>
    <w:rsid w:val="00BE5FA2"/>
    <w:rsid w:val="00C019B2"/>
    <w:rsid w:val="00C02C26"/>
    <w:rsid w:val="00C06CCB"/>
    <w:rsid w:val="00C107E4"/>
    <w:rsid w:val="00C14757"/>
    <w:rsid w:val="00C179DB"/>
    <w:rsid w:val="00C23067"/>
    <w:rsid w:val="00C36CD2"/>
    <w:rsid w:val="00C375C5"/>
    <w:rsid w:val="00C45CA1"/>
    <w:rsid w:val="00C51ABB"/>
    <w:rsid w:val="00C627A6"/>
    <w:rsid w:val="00C64532"/>
    <w:rsid w:val="00C71396"/>
    <w:rsid w:val="00C75FF9"/>
    <w:rsid w:val="00C76D39"/>
    <w:rsid w:val="00C81906"/>
    <w:rsid w:val="00C834BF"/>
    <w:rsid w:val="00C94005"/>
    <w:rsid w:val="00C95777"/>
    <w:rsid w:val="00CA1E4D"/>
    <w:rsid w:val="00CA4BF4"/>
    <w:rsid w:val="00CA6400"/>
    <w:rsid w:val="00CA7A2A"/>
    <w:rsid w:val="00CB2A66"/>
    <w:rsid w:val="00CB2BD6"/>
    <w:rsid w:val="00CB644A"/>
    <w:rsid w:val="00CC62FB"/>
    <w:rsid w:val="00CC75E5"/>
    <w:rsid w:val="00CD0FF2"/>
    <w:rsid w:val="00CE0388"/>
    <w:rsid w:val="00CE673D"/>
    <w:rsid w:val="00CE7D07"/>
    <w:rsid w:val="00CF334C"/>
    <w:rsid w:val="00CF3F02"/>
    <w:rsid w:val="00CF527B"/>
    <w:rsid w:val="00CF798B"/>
    <w:rsid w:val="00D01FA7"/>
    <w:rsid w:val="00D0268B"/>
    <w:rsid w:val="00D02B6D"/>
    <w:rsid w:val="00D05125"/>
    <w:rsid w:val="00D07B6E"/>
    <w:rsid w:val="00D137BC"/>
    <w:rsid w:val="00D1570D"/>
    <w:rsid w:val="00D232F3"/>
    <w:rsid w:val="00D23A15"/>
    <w:rsid w:val="00D268EE"/>
    <w:rsid w:val="00D3171B"/>
    <w:rsid w:val="00D32F50"/>
    <w:rsid w:val="00D33A9A"/>
    <w:rsid w:val="00D432C1"/>
    <w:rsid w:val="00D44C07"/>
    <w:rsid w:val="00D466B4"/>
    <w:rsid w:val="00D60651"/>
    <w:rsid w:val="00D62A18"/>
    <w:rsid w:val="00D63680"/>
    <w:rsid w:val="00D64158"/>
    <w:rsid w:val="00D7115F"/>
    <w:rsid w:val="00D71ABC"/>
    <w:rsid w:val="00D76C33"/>
    <w:rsid w:val="00D7754D"/>
    <w:rsid w:val="00D8054B"/>
    <w:rsid w:val="00D906F7"/>
    <w:rsid w:val="00D91834"/>
    <w:rsid w:val="00D948A8"/>
    <w:rsid w:val="00D94D54"/>
    <w:rsid w:val="00DA33C1"/>
    <w:rsid w:val="00DB0274"/>
    <w:rsid w:val="00DB597E"/>
    <w:rsid w:val="00DB7E7F"/>
    <w:rsid w:val="00DC2253"/>
    <w:rsid w:val="00DC3D88"/>
    <w:rsid w:val="00DC78CC"/>
    <w:rsid w:val="00DD1B96"/>
    <w:rsid w:val="00DD3B4F"/>
    <w:rsid w:val="00DD6204"/>
    <w:rsid w:val="00DD6974"/>
    <w:rsid w:val="00DD701D"/>
    <w:rsid w:val="00DE2740"/>
    <w:rsid w:val="00DE46AF"/>
    <w:rsid w:val="00DE5543"/>
    <w:rsid w:val="00DE5EF3"/>
    <w:rsid w:val="00DE7A7E"/>
    <w:rsid w:val="00DF1928"/>
    <w:rsid w:val="00E12C23"/>
    <w:rsid w:val="00E15582"/>
    <w:rsid w:val="00E268B9"/>
    <w:rsid w:val="00E26A9D"/>
    <w:rsid w:val="00E27B0C"/>
    <w:rsid w:val="00E30A7F"/>
    <w:rsid w:val="00E31A5F"/>
    <w:rsid w:val="00E3652D"/>
    <w:rsid w:val="00E37F21"/>
    <w:rsid w:val="00E4435F"/>
    <w:rsid w:val="00E44724"/>
    <w:rsid w:val="00E56620"/>
    <w:rsid w:val="00E57D62"/>
    <w:rsid w:val="00E70898"/>
    <w:rsid w:val="00E70E95"/>
    <w:rsid w:val="00E754D0"/>
    <w:rsid w:val="00E82232"/>
    <w:rsid w:val="00E904A4"/>
    <w:rsid w:val="00E92AFB"/>
    <w:rsid w:val="00E94C0C"/>
    <w:rsid w:val="00EA2923"/>
    <w:rsid w:val="00EA3224"/>
    <w:rsid w:val="00EA37B8"/>
    <w:rsid w:val="00EB2E61"/>
    <w:rsid w:val="00EB3556"/>
    <w:rsid w:val="00EC2E07"/>
    <w:rsid w:val="00ED1C75"/>
    <w:rsid w:val="00ED4CA6"/>
    <w:rsid w:val="00ED778E"/>
    <w:rsid w:val="00EE2098"/>
    <w:rsid w:val="00EF012A"/>
    <w:rsid w:val="00EF1EC6"/>
    <w:rsid w:val="00EF3C81"/>
    <w:rsid w:val="00EF4695"/>
    <w:rsid w:val="00EF50C1"/>
    <w:rsid w:val="00F12352"/>
    <w:rsid w:val="00F124D0"/>
    <w:rsid w:val="00F15265"/>
    <w:rsid w:val="00F230FE"/>
    <w:rsid w:val="00F26BF8"/>
    <w:rsid w:val="00F3120D"/>
    <w:rsid w:val="00F32D2E"/>
    <w:rsid w:val="00F32DA2"/>
    <w:rsid w:val="00F34F8D"/>
    <w:rsid w:val="00F35BBE"/>
    <w:rsid w:val="00F41D2E"/>
    <w:rsid w:val="00F467A5"/>
    <w:rsid w:val="00F51D35"/>
    <w:rsid w:val="00F5354D"/>
    <w:rsid w:val="00F54DAF"/>
    <w:rsid w:val="00F60737"/>
    <w:rsid w:val="00F626B8"/>
    <w:rsid w:val="00F7667D"/>
    <w:rsid w:val="00F80A78"/>
    <w:rsid w:val="00F85C53"/>
    <w:rsid w:val="00F870DD"/>
    <w:rsid w:val="00F87855"/>
    <w:rsid w:val="00F9092A"/>
    <w:rsid w:val="00F93EB0"/>
    <w:rsid w:val="00F953FA"/>
    <w:rsid w:val="00F97A74"/>
    <w:rsid w:val="00FA3260"/>
    <w:rsid w:val="00FA35D1"/>
    <w:rsid w:val="00FA4021"/>
    <w:rsid w:val="00FA4F3F"/>
    <w:rsid w:val="00FA5283"/>
    <w:rsid w:val="00FA651D"/>
    <w:rsid w:val="00FA7E70"/>
    <w:rsid w:val="00FB073F"/>
    <w:rsid w:val="00FB1A65"/>
    <w:rsid w:val="00FB2A05"/>
    <w:rsid w:val="00FB31EF"/>
    <w:rsid w:val="00FB552C"/>
    <w:rsid w:val="00FB6D18"/>
    <w:rsid w:val="00FC1A86"/>
    <w:rsid w:val="00FC2B5C"/>
    <w:rsid w:val="00FC2B9D"/>
    <w:rsid w:val="00FD3909"/>
    <w:rsid w:val="00FD39B2"/>
    <w:rsid w:val="00FD546C"/>
    <w:rsid w:val="00FD5CB5"/>
    <w:rsid w:val="00FE6C27"/>
    <w:rsid w:val="00FF059B"/>
    <w:rsid w:val="00FF5400"/>
    <w:rsid w:val="00FF5571"/>
    <w:rsid w:val="00FF65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B78469"/>
  <w15:docId w15:val="{BE96760F-2793-49BE-9FE9-1C089B98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1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47E6B"/>
    <w:pPr>
      <w:tabs>
        <w:tab w:val="center" w:pos="4680"/>
        <w:tab w:val="right" w:pos="9360"/>
      </w:tabs>
      <w:spacing w:line="240" w:lineRule="auto"/>
    </w:pPr>
  </w:style>
  <w:style w:type="character" w:customStyle="1" w:styleId="HeaderChar">
    <w:name w:val="Header Char"/>
    <w:basedOn w:val="DefaultParagraphFont"/>
    <w:link w:val="Header"/>
    <w:uiPriority w:val="99"/>
    <w:rsid w:val="00947E6B"/>
  </w:style>
  <w:style w:type="paragraph" w:styleId="Footer">
    <w:name w:val="footer"/>
    <w:basedOn w:val="Normal"/>
    <w:link w:val="FooterChar"/>
    <w:uiPriority w:val="99"/>
    <w:unhideWhenUsed/>
    <w:rsid w:val="00947E6B"/>
    <w:pPr>
      <w:tabs>
        <w:tab w:val="center" w:pos="4680"/>
        <w:tab w:val="right" w:pos="9360"/>
      </w:tabs>
      <w:spacing w:line="240" w:lineRule="auto"/>
    </w:pPr>
  </w:style>
  <w:style w:type="character" w:customStyle="1" w:styleId="FooterChar">
    <w:name w:val="Footer Char"/>
    <w:basedOn w:val="DefaultParagraphFont"/>
    <w:link w:val="Footer"/>
    <w:uiPriority w:val="99"/>
    <w:rsid w:val="00947E6B"/>
  </w:style>
  <w:style w:type="paragraph" w:styleId="ListParagraph">
    <w:name w:val="List Paragraph"/>
    <w:basedOn w:val="Normal"/>
    <w:uiPriority w:val="34"/>
    <w:qFormat/>
    <w:rsid w:val="00465831"/>
    <w:pPr>
      <w:ind w:left="720"/>
      <w:contextualSpacing/>
    </w:pPr>
  </w:style>
  <w:style w:type="character" w:styleId="PlaceholderText">
    <w:name w:val="Placeholder Text"/>
    <w:basedOn w:val="DefaultParagraphFont"/>
    <w:uiPriority w:val="99"/>
    <w:semiHidden/>
    <w:rsid w:val="00B55EDD"/>
    <w:rPr>
      <w:color w:val="666666"/>
    </w:rPr>
  </w:style>
  <w:style w:type="character" w:styleId="Hyperlink">
    <w:name w:val="Hyperlink"/>
    <w:basedOn w:val="DefaultParagraphFont"/>
    <w:uiPriority w:val="99"/>
    <w:rsid w:val="00D60651"/>
    <w:rPr>
      <w:color w:val="0000FF"/>
      <w:u w:val="single"/>
    </w:rPr>
  </w:style>
  <w:style w:type="paragraph" w:styleId="FootnoteText">
    <w:name w:val="footnote text"/>
    <w:basedOn w:val="Normal"/>
    <w:link w:val="FootnoteTextChar"/>
    <w:uiPriority w:val="99"/>
    <w:semiHidden/>
    <w:unhideWhenUsed/>
    <w:rsid w:val="001E4088"/>
    <w:pPr>
      <w:spacing w:line="240" w:lineRule="auto"/>
    </w:pPr>
    <w:rPr>
      <w:sz w:val="20"/>
      <w:szCs w:val="20"/>
    </w:rPr>
  </w:style>
  <w:style w:type="character" w:customStyle="1" w:styleId="FootnoteTextChar">
    <w:name w:val="Footnote Text Char"/>
    <w:basedOn w:val="DefaultParagraphFont"/>
    <w:link w:val="FootnoteText"/>
    <w:uiPriority w:val="99"/>
    <w:semiHidden/>
    <w:rsid w:val="001E4088"/>
    <w:rPr>
      <w:sz w:val="20"/>
      <w:szCs w:val="20"/>
    </w:rPr>
  </w:style>
  <w:style w:type="character" w:styleId="FootnoteReference">
    <w:name w:val="footnote reference"/>
    <w:basedOn w:val="DefaultParagraphFont"/>
    <w:uiPriority w:val="99"/>
    <w:semiHidden/>
    <w:unhideWhenUsed/>
    <w:rsid w:val="001E4088"/>
    <w:rPr>
      <w:vertAlign w:val="superscript"/>
    </w:rPr>
  </w:style>
  <w:style w:type="character" w:styleId="EndnoteReference">
    <w:name w:val="endnote reference"/>
    <w:basedOn w:val="DefaultParagraphFont"/>
    <w:uiPriority w:val="99"/>
    <w:semiHidden/>
    <w:unhideWhenUsed/>
    <w:rsid w:val="009C504F"/>
    <w:rPr>
      <w:vertAlign w:val="superscript"/>
    </w:rPr>
  </w:style>
  <w:style w:type="paragraph" w:styleId="Revision">
    <w:name w:val="Revision"/>
    <w:hidden/>
    <w:uiPriority w:val="99"/>
    <w:semiHidden/>
    <w:rsid w:val="004338DA"/>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60808">
      <w:bodyDiv w:val="1"/>
      <w:marLeft w:val="0"/>
      <w:marRight w:val="0"/>
      <w:marTop w:val="0"/>
      <w:marBottom w:val="0"/>
      <w:divBdr>
        <w:top w:val="none" w:sz="0" w:space="0" w:color="auto"/>
        <w:left w:val="none" w:sz="0" w:space="0" w:color="auto"/>
        <w:bottom w:val="none" w:sz="0" w:space="0" w:color="auto"/>
        <w:right w:val="none" w:sz="0" w:space="0" w:color="auto"/>
      </w:divBdr>
    </w:div>
    <w:div w:id="1073238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26</b:DayAccessed>
    <b:MonthAccessed>December</b:MonthAccessed>
    <b:Title>Thermoelectric Materials and Applications: A Review</b:Title>
    <b:URL>https://doi.org/10.3390/en16176409</b:URL>
    <b:InternetSiteTitle>MDPI</b:InternetSiteTitle>
    <b:YearAccessed>2024</b:YearAccessed>
    <b:Gdcea>{"AccessedType":"Website"}</b:Gdcea>
    <b:Author>
      <b:Author>
        <b:NameList>
          <b:Person>
            <b:First>Matteo</b:First>
            <b:Last>d'Angelo</b:Last>
          </b:Person>
        </b:NameList>
      </b:Author>
    </b:Author>
  </b:Source>
</b:Sources>
</file>

<file path=customXml/itemProps1.xml><?xml version="1.0" encoding="utf-8"?>
<ds:datastoreItem xmlns:ds="http://schemas.openxmlformats.org/officeDocument/2006/customXml" ds:itemID="{BD3DB9B4-6C07-455A-99ED-5D6992F85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25</Pages>
  <Words>18483</Words>
  <Characters>94450</Characters>
  <Application>Microsoft Office Word</Application>
  <DocSecurity>0</DocSecurity>
  <Lines>1686</Lines>
  <Paragraphs>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Oh</cp:lastModifiedBy>
  <cp:revision>66</cp:revision>
  <dcterms:created xsi:type="dcterms:W3CDTF">2025-07-03T13:25:00Z</dcterms:created>
  <dcterms:modified xsi:type="dcterms:W3CDTF">2025-07-03T19:20:00Z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c8b3618b-c9dd-4136-8319-d398f0bfa784</vt:lpwstr>
  </property>
  <property fmtid="{D5CDD505-2E9C-101B-9397-08002B2CF9AE}" pid="3" name="Mendeley Document_1">
    <vt:lpwstr>True</vt:lpwstr>
  </property>
  <property fmtid="{D5CDD505-2E9C-101B-9397-08002B2CF9AE}" pid="4" name="Mendeley Unique User Id_1">
    <vt:lpwstr>d43f6799-5875-3a07-a990-d933e2e6cfa4</vt:lpwstr>
  </property>
  <property fmtid="{D5CDD505-2E9C-101B-9397-08002B2CF9AE}" pid="5" name="Mendeley Citation Style_1">
    <vt:lpwstr>http://csl.mendeley.com/styles/321847751/nature-2</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http://www.zotero.org/styles/american-sociological-association</vt:lpwstr>
  </property>
  <property fmtid="{D5CDD505-2E9C-101B-9397-08002B2CF9AE}" pid="9" name="Mendeley Recent Style Name 1_1">
    <vt:lpwstr>American Sociological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17th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http://www.zotero.org/styles/ieee</vt:lpwstr>
  </property>
  <property fmtid="{D5CDD505-2E9C-101B-9397-08002B2CF9AE}" pid="15" name="Mendeley Recent Style Name 4_1">
    <vt:lpwstr>IEEE</vt:lpwstr>
  </property>
  <property fmtid="{D5CDD505-2E9C-101B-9397-08002B2CF9AE}" pid="16" name="Mendeley Recent Style Id 5_1">
    <vt:lpwstr>http://www.zotero.org/styles/modern-humanities-research-association</vt:lpwstr>
  </property>
  <property fmtid="{D5CDD505-2E9C-101B-9397-08002B2CF9AE}" pid="17" name="Mendeley Recent Style Name 5_1">
    <vt:lpwstr>Modern Humanities Research Association 3rd edition (note with bibliography)</vt:lpwstr>
  </property>
  <property fmtid="{D5CDD505-2E9C-101B-9397-08002B2CF9AE}" pid="18" name="Mendeley Recent Style Id 6_1">
    <vt:lpwstr>http://www.zotero.org/styles/modern-language-association</vt:lpwstr>
  </property>
  <property fmtid="{D5CDD505-2E9C-101B-9397-08002B2CF9AE}" pid="19" name="Mendeley Recent Style Name 6_1">
    <vt:lpwstr>Modern Language Association 8th edition</vt:lpwstr>
  </property>
  <property fmtid="{D5CDD505-2E9C-101B-9397-08002B2CF9AE}" pid="20" name="Mendeley Recent Style Id 7_1">
    <vt:lpwstr>http://www.zotero.org/styles/nature</vt:lpwstr>
  </property>
  <property fmtid="{D5CDD505-2E9C-101B-9397-08002B2CF9AE}" pid="21" name="Mendeley Recent Style Name 7_1">
    <vt:lpwstr>Nature</vt:lpwstr>
  </property>
  <property fmtid="{D5CDD505-2E9C-101B-9397-08002B2CF9AE}" pid="22" name="Mendeley Recent Style Id 8_1">
    <vt:lpwstr>http://csl.mendeley.com/styles/321847751/nature-2</vt:lpwstr>
  </property>
  <property fmtid="{D5CDD505-2E9C-101B-9397-08002B2CF9AE}" pid="23" name="Mendeley Recent Style Name 8_1">
    <vt:lpwstr>Nature - Seongshik Oh</vt:lpwstr>
  </property>
  <property fmtid="{D5CDD505-2E9C-101B-9397-08002B2CF9AE}" pid="24" name="Mendeley Recent Style Id 9_1">
    <vt:lpwstr>http://www.zotero.org/styles/physical-review-letters</vt:lpwstr>
  </property>
  <property fmtid="{D5CDD505-2E9C-101B-9397-08002B2CF9AE}" pid="25" name="Mendeley Recent Style Name 9_1">
    <vt:lpwstr>Physical Review Letters</vt:lpwstr>
  </property>
</Properties>
</file>